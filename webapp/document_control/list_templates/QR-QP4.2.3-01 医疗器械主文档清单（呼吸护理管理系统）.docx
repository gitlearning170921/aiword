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2116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eastAsia" w:asciiTheme="minorEastAsia" w:hAnsiTheme="minorEastAsia"/>
          <w:b/>
          <w:bCs/>
          <w:sz w:val="36"/>
          <w:szCs w:val="36"/>
          <w:lang w:val="en-US" w:eastAsia="zh-CN"/>
          <w:woUserID w:val="1"/>
        </w:rPr>
      </w:pPr>
      <w:r>
        <w:rPr>
          <w:rFonts w:hint="eastAsia" w:asciiTheme="minorEastAsia" w:hAnsiTheme="minorEastAsia"/>
          <w:b/>
          <w:bCs/>
          <w:sz w:val="36"/>
          <w:szCs w:val="36"/>
          <w:lang w:val="en-US" w:eastAsia="zh"/>
          <w:woUserID w:val="1"/>
        </w:rPr>
        <w:t>医疗器械主文档</w:t>
      </w:r>
      <w:r>
        <w:rPr>
          <w:rFonts w:hint="eastAsia" w:asciiTheme="minorEastAsia" w:hAnsiTheme="minorEastAsia"/>
          <w:b/>
          <w:bCs/>
          <w:sz w:val="36"/>
          <w:szCs w:val="36"/>
          <w:lang w:val="en-US" w:eastAsia="zh-CN"/>
          <w:woUserID w:val="1"/>
        </w:rPr>
        <w:t>清单</w:t>
      </w:r>
    </w:p>
    <w:tbl>
      <w:tblPr>
        <w:tblStyle w:val="30"/>
        <w:tblW w:w="987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3"/>
        <w:gridCol w:w="2225"/>
        <w:gridCol w:w="4816"/>
        <w:gridCol w:w="1267"/>
        <w:gridCol w:w="846"/>
      </w:tblGrid>
      <w:tr w14:paraId="49225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  <w:tblHeader/>
          <w:jc w:val="center"/>
        </w:trPr>
        <w:tc>
          <w:tcPr>
            <w:tcW w:w="723" w:type="dxa"/>
            <w:shd w:val="clear" w:color="auto" w:fill="A8A8A8"/>
            <w:vAlign w:val="center"/>
          </w:tcPr>
          <w:p w14:paraId="534879ED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  <w:szCs w:val="18"/>
              </w:rPr>
              <w:t>序号</w:t>
            </w:r>
          </w:p>
        </w:tc>
        <w:tc>
          <w:tcPr>
            <w:tcW w:w="2225" w:type="dxa"/>
            <w:shd w:val="clear" w:color="auto" w:fill="A8A8A8"/>
            <w:vAlign w:val="center"/>
          </w:tcPr>
          <w:p w14:paraId="3AEFFD6D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/>
                <w:color w:val="auto"/>
                <w:sz w:val="18"/>
                <w:szCs w:val="18"/>
              </w:rPr>
            </w:pPr>
            <w:bookmarkStart w:id="0" w:name="OLE_LINK2"/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  <w:szCs w:val="18"/>
              </w:rPr>
              <w:t>文件编号</w:t>
            </w:r>
          </w:p>
        </w:tc>
        <w:tc>
          <w:tcPr>
            <w:tcW w:w="4816" w:type="dxa"/>
            <w:shd w:val="clear" w:color="auto" w:fill="A8A8A8"/>
            <w:vAlign w:val="center"/>
          </w:tcPr>
          <w:p w14:paraId="33219A62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  <w:szCs w:val="18"/>
              </w:rPr>
              <w:t>文件名称</w:t>
            </w:r>
          </w:p>
        </w:tc>
        <w:tc>
          <w:tcPr>
            <w:tcW w:w="1267" w:type="dxa"/>
            <w:shd w:val="clear" w:color="auto" w:fill="A8A8A8"/>
            <w:vAlign w:val="center"/>
          </w:tcPr>
          <w:p w14:paraId="11596E2C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/>
                <w:color w:val="auto"/>
                <w:sz w:val="18"/>
                <w:szCs w:val="18"/>
                <w:lang w:eastAsia="zh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  <w:szCs w:val="18"/>
                <w:lang w:eastAsia="zh"/>
              </w:rPr>
              <w:t>版本号</w:t>
            </w:r>
          </w:p>
        </w:tc>
        <w:tc>
          <w:tcPr>
            <w:tcW w:w="846" w:type="dxa"/>
            <w:shd w:val="clear" w:color="auto" w:fill="A8A8A8"/>
            <w:vAlign w:val="center"/>
          </w:tcPr>
          <w:p w14:paraId="35B4474B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  <w:szCs w:val="18"/>
              </w:rPr>
              <w:t>备注</w:t>
            </w:r>
          </w:p>
        </w:tc>
      </w:tr>
      <w:tr w14:paraId="5B491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877" w:type="dxa"/>
            <w:gridSpan w:val="5"/>
            <w:vAlign w:val="center"/>
          </w:tcPr>
          <w:p w14:paraId="19B383D8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auto"/>
                <w:sz w:val="24"/>
                <w:szCs w:val="24"/>
                <w:lang w:val="en-US" w:eastAsia="zh-CN"/>
              </w:rPr>
              <w:t>医疗器械的总体描述、预期用途/目的和标签，包括任何使用说明</w:t>
            </w:r>
          </w:p>
        </w:tc>
      </w:tr>
      <w:tr w14:paraId="2CB71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  <w:jc w:val="center"/>
        </w:trPr>
        <w:tc>
          <w:tcPr>
            <w:tcW w:w="723" w:type="dxa"/>
            <w:vAlign w:val="center"/>
          </w:tcPr>
          <w:p w14:paraId="12102CD7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shd w:val="clear" w:color="auto" w:fill="auto"/>
            <w:vAlign w:val="center"/>
          </w:tcPr>
          <w:p w14:paraId="7A1EB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PAPUWIS-PAS-001</w:t>
            </w:r>
          </w:p>
        </w:tc>
        <w:tc>
          <w:tcPr>
            <w:tcW w:w="4816" w:type="dxa"/>
            <w:shd w:val="clear" w:color="auto" w:fill="auto"/>
            <w:vAlign w:val="center"/>
          </w:tcPr>
          <w:p w14:paraId="28A10E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项目立项书</w:t>
            </w:r>
          </w:p>
        </w:tc>
        <w:tc>
          <w:tcPr>
            <w:tcW w:w="1267" w:type="dxa"/>
            <w:vAlign w:val="center"/>
          </w:tcPr>
          <w:p w14:paraId="48FDE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</w:t>
            </w:r>
            <w:del w:id="0" w:author="徐蕾娜" w:date="2025-09-01T11:16:50Z">
              <w:r>
                <w:rPr>
                  <w:rFonts w:hint="default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0</w:delText>
              </w:r>
            </w:del>
            <w:ins w:id="1" w:author="徐蕾娜" w:date="2025-09-01T11:16:50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1</w:t>
              </w:r>
            </w:ins>
          </w:p>
        </w:tc>
        <w:tc>
          <w:tcPr>
            <w:tcW w:w="846" w:type="dxa"/>
            <w:vAlign w:val="center"/>
          </w:tcPr>
          <w:p w14:paraId="786B3840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13A00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  <w:jc w:val="center"/>
        </w:trPr>
        <w:tc>
          <w:tcPr>
            <w:tcW w:w="723" w:type="dxa"/>
            <w:vAlign w:val="center"/>
          </w:tcPr>
          <w:p w14:paraId="6C33ECC3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6B0FE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PAPUWIS-PMP-001</w:t>
            </w:r>
          </w:p>
        </w:tc>
        <w:tc>
          <w:tcPr>
            <w:tcW w:w="4816" w:type="dxa"/>
            <w:vAlign w:val="center"/>
          </w:tcPr>
          <w:p w14:paraId="70275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软件开发计划</w:t>
            </w:r>
          </w:p>
        </w:tc>
        <w:tc>
          <w:tcPr>
            <w:tcW w:w="1267" w:type="dxa"/>
            <w:vAlign w:val="center"/>
          </w:tcPr>
          <w:p w14:paraId="5823A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</w:t>
            </w:r>
            <w:del w:id="2" w:author="徐蕾娜" w:date="2025-09-01T11:18:22Z">
              <w:r>
                <w:rPr>
                  <w:rFonts w:hint="default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0</w:delText>
              </w:r>
            </w:del>
            <w:ins w:id="3" w:author="徐蕾娜" w:date="2025-09-01T11:18:22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1</w:t>
              </w:r>
            </w:ins>
          </w:p>
        </w:tc>
        <w:tc>
          <w:tcPr>
            <w:tcW w:w="846" w:type="dxa"/>
            <w:vAlign w:val="center"/>
          </w:tcPr>
          <w:p w14:paraId="306FF3A1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1D978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  <w:jc w:val="center"/>
        </w:trPr>
        <w:tc>
          <w:tcPr>
            <w:tcW w:w="723" w:type="dxa"/>
            <w:vAlign w:val="center"/>
          </w:tcPr>
          <w:p w14:paraId="35D87C70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54D8A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PAPUWIS-UDN-001</w:t>
            </w:r>
          </w:p>
        </w:tc>
        <w:tc>
          <w:tcPr>
            <w:tcW w:w="4816" w:type="dxa"/>
            <w:vAlign w:val="center"/>
          </w:tcPr>
          <w:p w14:paraId="55037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说明书</w:t>
            </w:r>
          </w:p>
        </w:tc>
        <w:tc>
          <w:tcPr>
            <w:tcW w:w="1267" w:type="dxa"/>
            <w:vAlign w:val="center"/>
          </w:tcPr>
          <w:p w14:paraId="62786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</w:t>
            </w:r>
            <w:del w:id="4" w:author="徐蕾娜" w:date="2025-09-01T11:18:30Z">
              <w:r>
                <w:rPr>
                  <w:rFonts w:hint="default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1</w:delText>
              </w:r>
            </w:del>
            <w:ins w:id="5" w:author="徐蕾娜" w:date="2025-09-01T11:18:30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0</w:t>
              </w:r>
            </w:ins>
          </w:p>
        </w:tc>
        <w:tc>
          <w:tcPr>
            <w:tcW w:w="846" w:type="dxa"/>
            <w:vAlign w:val="center"/>
          </w:tcPr>
          <w:p w14:paraId="72E85CD5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413A4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  <w:jc w:val="center"/>
        </w:trPr>
        <w:tc>
          <w:tcPr>
            <w:tcW w:w="723" w:type="dxa"/>
            <w:vAlign w:val="center"/>
          </w:tcPr>
          <w:p w14:paraId="665CD0B6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1982E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SMP</w:t>
            </w:r>
            <w:del w:id="6" w:author="徐蕾娜" w:date="2025-09-15T14:10:10Z">
              <w:r>
                <w:rPr>
                  <w:rFonts w:hint="default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-</w:delText>
              </w:r>
            </w:del>
            <w:ins w:id="7" w:author="徐蕾娜" w:date="2025-09-15T14:10:10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 xml:space="preserve"> </w:t>
              </w:r>
            </w:ins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7.5.8-02</w:t>
            </w:r>
          </w:p>
        </w:tc>
        <w:tc>
          <w:tcPr>
            <w:tcW w:w="4816" w:type="dxa"/>
            <w:vAlign w:val="center"/>
          </w:tcPr>
          <w:p w14:paraId="2F6DE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电子说明书管理制度</w:t>
            </w:r>
          </w:p>
        </w:tc>
        <w:tc>
          <w:tcPr>
            <w:tcW w:w="1267" w:type="dxa"/>
            <w:vAlign w:val="center"/>
          </w:tcPr>
          <w:p w14:paraId="6784D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A/0</w:t>
            </w:r>
          </w:p>
        </w:tc>
        <w:tc>
          <w:tcPr>
            <w:tcW w:w="846" w:type="dxa"/>
            <w:vAlign w:val="center"/>
          </w:tcPr>
          <w:p w14:paraId="706A7685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0F8F5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  <w:jc w:val="center"/>
        </w:trPr>
        <w:tc>
          <w:tcPr>
            <w:tcW w:w="723" w:type="dxa"/>
            <w:vAlign w:val="center"/>
          </w:tcPr>
          <w:p w14:paraId="1172C6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5CCB8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PAPUWIS-UTS-001</w:t>
            </w:r>
          </w:p>
        </w:tc>
        <w:tc>
          <w:tcPr>
            <w:tcW w:w="4816" w:type="dxa"/>
            <w:vAlign w:val="center"/>
          </w:tcPr>
          <w:p w14:paraId="69782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单元测试方案</w:t>
            </w:r>
          </w:p>
        </w:tc>
        <w:tc>
          <w:tcPr>
            <w:tcW w:w="1267" w:type="dxa"/>
            <w:vAlign w:val="center"/>
          </w:tcPr>
          <w:p w14:paraId="4A66D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A/0</w:t>
            </w:r>
          </w:p>
        </w:tc>
        <w:tc>
          <w:tcPr>
            <w:tcW w:w="846" w:type="dxa"/>
            <w:vAlign w:val="center"/>
          </w:tcPr>
          <w:p w14:paraId="715B20FD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5815A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9FC0C9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5CF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-UTR-001</w:t>
            </w:r>
          </w:p>
        </w:tc>
        <w:tc>
          <w:tcPr>
            <w:tcW w:w="4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8EC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单元测试报告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5BA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A/0</w:t>
            </w:r>
          </w:p>
        </w:tc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7ECF52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76D1A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  <w:jc w:val="center"/>
        </w:trPr>
        <w:tc>
          <w:tcPr>
            <w:tcW w:w="723" w:type="dxa"/>
            <w:vAlign w:val="center"/>
          </w:tcPr>
          <w:p w14:paraId="3078BF05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1436D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-STS-001</w:t>
            </w:r>
          </w:p>
        </w:tc>
        <w:tc>
          <w:tcPr>
            <w:tcW w:w="4816" w:type="dxa"/>
            <w:vAlign w:val="center"/>
          </w:tcPr>
          <w:p w14:paraId="407A5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系统测试方案</w:t>
            </w:r>
          </w:p>
        </w:tc>
        <w:tc>
          <w:tcPr>
            <w:tcW w:w="1267" w:type="dxa"/>
            <w:vAlign w:val="center"/>
          </w:tcPr>
          <w:p w14:paraId="08DEC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</w:t>
            </w:r>
            <w:del w:id="8" w:author="徐蕾娜" w:date="2025-09-01T11:18:57Z">
              <w:r>
                <w:rPr>
                  <w:rFonts w:hint="default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0</w:delText>
              </w:r>
            </w:del>
            <w:ins w:id="9" w:author="徐蕾娜" w:date="2025-09-01T11:18:57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2</w:t>
              </w:r>
            </w:ins>
          </w:p>
        </w:tc>
        <w:tc>
          <w:tcPr>
            <w:tcW w:w="846" w:type="dxa"/>
            <w:vAlign w:val="center"/>
          </w:tcPr>
          <w:p w14:paraId="7A0FA797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22598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  <w:jc w:val="center"/>
        </w:trPr>
        <w:tc>
          <w:tcPr>
            <w:tcW w:w="723" w:type="dxa"/>
            <w:vAlign w:val="center"/>
          </w:tcPr>
          <w:p w14:paraId="3FCB3DEB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3EF38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-STR-001</w:t>
            </w:r>
          </w:p>
        </w:tc>
        <w:tc>
          <w:tcPr>
            <w:tcW w:w="4816" w:type="dxa"/>
            <w:vAlign w:val="center"/>
          </w:tcPr>
          <w:p w14:paraId="77DE6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系统测试报告</w:t>
            </w:r>
          </w:p>
        </w:tc>
        <w:tc>
          <w:tcPr>
            <w:tcW w:w="1267" w:type="dxa"/>
            <w:vAlign w:val="center"/>
          </w:tcPr>
          <w:p w14:paraId="730AF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</w:t>
            </w:r>
            <w:del w:id="10" w:author="徐蕾娜" w:date="2025-09-01T11:18:59Z">
              <w:r>
                <w:rPr>
                  <w:rFonts w:hint="default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2</w:delText>
              </w:r>
            </w:del>
            <w:ins w:id="11" w:author="徐蕾娜" w:date="2025-09-01T11:18:59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3</w:t>
              </w:r>
            </w:ins>
          </w:p>
        </w:tc>
        <w:tc>
          <w:tcPr>
            <w:tcW w:w="846" w:type="dxa"/>
            <w:vAlign w:val="center"/>
          </w:tcPr>
          <w:p w14:paraId="7D0DB9B3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71896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AC3D94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F50F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-RTS-001</w:t>
            </w:r>
          </w:p>
        </w:tc>
        <w:tc>
          <w:tcPr>
            <w:tcW w:w="4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62D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用户测试方案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079C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A/0</w:t>
            </w:r>
          </w:p>
        </w:tc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D66D11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36127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723" w:type="dxa"/>
            <w:vAlign w:val="center"/>
          </w:tcPr>
          <w:p w14:paraId="2DDAD4C0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5AD398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-RTT-001</w:t>
            </w:r>
          </w:p>
        </w:tc>
        <w:tc>
          <w:tcPr>
            <w:tcW w:w="4816" w:type="dxa"/>
            <w:vAlign w:val="center"/>
          </w:tcPr>
          <w:p w14:paraId="4C509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用户测试报告</w:t>
            </w:r>
          </w:p>
        </w:tc>
        <w:tc>
          <w:tcPr>
            <w:tcW w:w="1267" w:type="dxa"/>
            <w:vAlign w:val="center"/>
          </w:tcPr>
          <w:p w14:paraId="1CC490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</w:t>
            </w:r>
            <w:del w:id="12" w:author="徐蕾娜" w:date="2025-09-01T11:19:28Z">
              <w:r>
                <w:rPr>
                  <w:rFonts w:hint="default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0</w:delText>
              </w:r>
            </w:del>
            <w:ins w:id="13" w:author="徐蕾娜" w:date="2025-09-01T11:19:28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1</w:t>
              </w:r>
            </w:ins>
          </w:p>
        </w:tc>
        <w:tc>
          <w:tcPr>
            <w:tcW w:w="846" w:type="dxa"/>
            <w:vAlign w:val="center"/>
          </w:tcPr>
          <w:p w14:paraId="7AC62A17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46104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20FFA0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D95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QR-SMP 7.3-02-01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4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ED91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软件发布说明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9A9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A/0</w:t>
            </w:r>
          </w:p>
        </w:tc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FB83FB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66987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  <w:ins w:id="14" w:author="徐蕾娜" w:date="2025-08-19T14:17:48Z"/>
        </w:trPr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CB66B6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ins w:id="15" w:author="徐蕾娜" w:date="2025-08-19T14:17:48Z"/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971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16" w:author="徐蕾娜" w:date="2025-08-19T14:17:48Z"/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ins w:id="17" w:author="徐蕾娜" w:date="2025-08-19T14:18:54Z">
              <w:r>
                <w:rPr>
                  <w:rFonts w:hint="default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SMP 7.5.9-03</w:t>
              </w:r>
            </w:ins>
          </w:p>
        </w:tc>
        <w:tc>
          <w:tcPr>
            <w:tcW w:w="4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A053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18" w:author="徐蕾娜" w:date="2025-08-19T14:17:48Z"/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ins w:id="19" w:author="徐蕾娜" w:date="2025-08-19T14:18:45Z">
              <w:r>
                <w:rPr>
                  <w:rFonts w:hint="default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UDI、器械注册以及器械注册信息维护管理制度</w:t>
              </w:r>
            </w:ins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5FB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20" w:author="徐蕾娜" w:date="2025-08-19T14:17:48Z"/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ins w:id="21" w:author="徐蕾娜" w:date="2025-08-19T14:19:03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A/0</w:t>
              </w:r>
            </w:ins>
          </w:p>
        </w:tc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B634D5">
            <w:pPr>
              <w:spacing w:line="300" w:lineRule="exact"/>
              <w:jc w:val="center"/>
              <w:rPr>
                <w:ins w:id="22" w:author="徐蕾娜" w:date="2025-08-19T14:17:48Z"/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ins w:id="23" w:author="徐蕾娜" w:date="2025-08-19T14:19:05Z">
              <w:r>
                <w:rPr>
                  <w:rFonts w:hint="eastAsia" w:ascii="Times New Roman" w:hAnsi="Times New Roman" w:eastAsia="宋体" w:cs="Times New Roman"/>
                  <w:bCs/>
                  <w:color w:val="auto"/>
                  <w:sz w:val="18"/>
                  <w:szCs w:val="18"/>
                  <w:lang w:val="en-US" w:eastAsia="zh-CN"/>
                </w:rPr>
                <w:t>/</w:t>
              </w:r>
            </w:ins>
          </w:p>
        </w:tc>
      </w:tr>
      <w:tr w14:paraId="6F586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  <w:ins w:id="24" w:author="徐蕾娜" w:date="2025-08-19T14:19:12Z"/>
        </w:trPr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0BAEB0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ins w:id="25" w:author="徐蕾娜" w:date="2025-08-19T14:19:12Z"/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B67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26" w:author="徐蕾娜" w:date="2025-08-19T14:19:12Z"/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ins w:id="27" w:author="徐蕾娜" w:date="2025-08-19T14:19:32Z">
              <w:r>
                <w:rPr>
                  <w:rFonts w:hint="default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SMP 7.5.9-04</w:t>
              </w:r>
            </w:ins>
          </w:p>
        </w:tc>
        <w:tc>
          <w:tcPr>
            <w:tcW w:w="4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A5F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28" w:author="徐蕾娜" w:date="2025-08-19T14:19:12Z"/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ins w:id="29" w:author="徐蕾娜" w:date="2025-08-19T14:19:23Z">
              <w:r>
                <w:rPr>
                  <w:rFonts w:hint="default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美国医疗器械UDI管理制度</w:t>
              </w:r>
            </w:ins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EF2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30" w:author="徐蕾娜" w:date="2025-08-19T14:19:12Z"/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ins w:id="31" w:author="徐蕾娜" w:date="2025-08-19T14:19:44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A/0</w:t>
              </w:r>
            </w:ins>
          </w:p>
        </w:tc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EB0120">
            <w:pPr>
              <w:spacing w:line="300" w:lineRule="exact"/>
              <w:jc w:val="center"/>
              <w:rPr>
                <w:ins w:id="32" w:author="徐蕾娜" w:date="2025-08-19T14:19:12Z"/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ins w:id="33" w:author="徐蕾娜" w:date="2025-08-19T14:19:46Z">
              <w:r>
                <w:rPr>
                  <w:rFonts w:hint="eastAsia" w:ascii="Times New Roman" w:hAnsi="Times New Roman" w:eastAsia="宋体" w:cs="Times New Roman"/>
                  <w:bCs/>
                  <w:color w:val="auto"/>
                  <w:sz w:val="18"/>
                  <w:szCs w:val="18"/>
                  <w:lang w:val="en-US" w:eastAsia="zh-CN"/>
                </w:rPr>
                <w:t>/</w:t>
              </w:r>
            </w:ins>
          </w:p>
        </w:tc>
      </w:tr>
      <w:tr w14:paraId="489F8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  <w:ins w:id="34" w:author="徐蕾娜" w:date="2025-08-19T14:20:27Z"/>
        </w:trPr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0AB484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ins w:id="35" w:author="徐蕾娜" w:date="2025-08-19T14:20:27Z"/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BE7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36" w:author="徐蕾娜" w:date="2025-08-19T14:20:27Z"/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ins w:id="37" w:author="徐蕾娜" w:date="2025-08-19T14:20:46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SMP 7.5.8-01</w:t>
              </w:r>
            </w:ins>
          </w:p>
        </w:tc>
        <w:tc>
          <w:tcPr>
            <w:tcW w:w="4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753C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38" w:author="徐蕾娜" w:date="2025-08-19T14:20:27Z"/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ins w:id="39" w:author="徐蕾娜" w:date="2025-08-19T14:20:46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CE标签与说明书管理制度</w:t>
              </w:r>
            </w:ins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E12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40" w:author="徐蕾娜" w:date="2025-08-19T14:20:27Z"/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ins w:id="41" w:author="徐蕾娜" w:date="2025-08-19T14:20:46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A/0</w:t>
              </w:r>
            </w:ins>
          </w:p>
        </w:tc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DF237C">
            <w:pPr>
              <w:widowControl/>
              <w:spacing w:line="240" w:lineRule="auto"/>
              <w:jc w:val="center"/>
              <w:textAlignment w:val="center"/>
              <w:rPr>
                <w:ins w:id="42" w:author="徐蕾娜" w:date="2025-08-19T14:20:27Z"/>
                <w:rFonts w:hint="eastAsia" w:ascii="Times New Roman" w:hAnsi="Times New Roman" w:eastAsia="宋体" w:cs="Times New Roman"/>
                <w:b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ins w:id="43" w:author="徐蕾娜" w:date="2025-08-19T14:21:35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/</w:t>
              </w:r>
            </w:ins>
          </w:p>
        </w:tc>
      </w:tr>
      <w:tr w14:paraId="2F279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  <w:ins w:id="44" w:author="徐蕾娜" w:date="2025-08-19T14:20:50Z"/>
        </w:trPr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79DD3E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ins w:id="45" w:author="徐蕾娜" w:date="2025-08-19T14:20:50Z"/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951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46" w:author="徐蕾娜" w:date="2025-08-19T14:20:50Z"/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ins w:id="47" w:author="徐蕾娜" w:date="2025-08-19T14:21:00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SMP 7.5.8-03</w:t>
              </w:r>
            </w:ins>
          </w:p>
        </w:tc>
        <w:tc>
          <w:tcPr>
            <w:tcW w:w="4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ABA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48" w:author="徐蕾娜" w:date="2025-08-19T14:20:50Z"/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ins w:id="49" w:author="徐蕾娜" w:date="2025-08-19T14:21:00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标签和包装管理制度</w:t>
              </w:r>
            </w:ins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FE6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50" w:author="徐蕾娜" w:date="2025-08-19T14:20:50Z"/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ins w:id="51" w:author="徐蕾娜" w:date="2025-08-19T14:21:00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A/0</w:t>
              </w:r>
            </w:ins>
          </w:p>
        </w:tc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FBE036">
            <w:pPr>
              <w:widowControl/>
              <w:spacing w:line="240" w:lineRule="auto"/>
              <w:jc w:val="center"/>
              <w:textAlignment w:val="center"/>
              <w:rPr>
                <w:ins w:id="52" w:author="徐蕾娜" w:date="2025-08-19T14:20:50Z"/>
                <w:rFonts w:hint="eastAsia" w:ascii="Times New Roman" w:hAnsi="Times New Roman" w:eastAsia="宋体" w:cs="Times New Roman"/>
                <w:b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ins w:id="53" w:author="徐蕾娜" w:date="2025-08-19T14:21:35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/</w:t>
              </w:r>
            </w:ins>
          </w:p>
        </w:tc>
      </w:tr>
      <w:tr w14:paraId="6574B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  <w:ins w:id="54" w:author="徐蕾娜" w:date="2025-08-19T14:21:04Z"/>
        </w:trPr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6C9DB6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ins w:id="55" w:author="徐蕾娜" w:date="2025-08-19T14:21:04Z"/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D7F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56" w:author="徐蕾娜" w:date="2025-08-19T14:21:04Z"/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ins w:id="57" w:author="徐蕾娜" w:date="2025-08-19T14:21:05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/</w:t>
              </w:r>
            </w:ins>
          </w:p>
        </w:tc>
        <w:tc>
          <w:tcPr>
            <w:tcW w:w="4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F0F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58" w:author="徐蕾娜" w:date="2025-08-19T14:21:04Z"/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ins w:id="59" w:author="徐蕾娜" w:date="2025-08-19T14:21:13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标签</w:t>
              </w:r>
            </w:ins>
            <w:ins w:id="60" w:author="徐蕾娜" w:date="2025-08-19T14:21:57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、</w:t>
              </w:r>
            </w:ins>
            <w:ins w:id="61" w:author="徐蕾娜" w:date="2025-08-19T14:21:58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UD</w:t>
              </w:r>
            </w:ins>
            <w:ins w:id="62" w:author="徐蕾娜" w:date="2025-08-19T14:21:59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I</w:t>
              </w:r>
            </w:ins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E19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63" w:author="徐蕾娜" w:date="2025-08-19T14:21:04Z"/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ins w:id="64" w:author="徐蕾娜" w:date="2025-08-19T14:21:32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/</w:t>
              </w:r>
            </w:ins>
          </w:p>
        </w:tc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F62B02">
            <w:pPr>
              <w:widowControl/>
              <w:spacing w:line="240" w:lineRule="auto"/>
              <w:jc w:val="center"/>
              <w:textAlignment w:val="center"/>
              <w:rPr>
                <w:ins w:id="65" w:author="徐蕾娜" w:date="2025-08-19T14:21:04Z"/>
                <w:rFonts w:hint="eastAsia" w:ascii="Times New Roman" w:hAnsi="Times New Roman" w:eastAsia="宋体" w:cs="Times New Roman"/>
                <w:b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ins w:id="66" w:author="徐蕾娜" w:date="2025-08-19T14:21:35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/</w:t>
              </w:r>
            </w:ins>
          </w:p>
        </w:tc>
      </w:tr>
      <w:tr w14:paraId="19C2E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9877" w:type="dxa"/>
            <w:gridSpan w:val="5"/>
            <w:vAlign w:val="center"/>
          </w:tcPr>
          <w:p w14:paraId="0F07C594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auto"/>
                <w:sz w:val="24"/>
                <w:szCs w:val="24"/>
                <w:lang w:val="en-US" w:eastAsia="zh-CN"/>
              </w:rPr>
              <w:t>产品规范</w:t>
            </w:r>
          </w:p>
        </w:tc>
      </w:tr>
      <w:tr w14:paraId="350E3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723" w:type="dxa"/>
            <w:vAlign w:val="center"/>
          </w:tcPr>
          <w:p w14:paraId="449DAC64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shd w:val="clear" w:color="auto" w:fill="auto"/>
            <w:vAlign w:val="center"/>
          </w:tcPr>
          <w:p w14:paraId="16639B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-SRS-001</w:t>
            </w:r>
          </w:p>
        </w:tc>
        <w:tc>
          <w:tcPr>
            <w:tcW w:w="4816" w:type="dxa"/>
            <w:shd w:val="clear" w:color="auto" w:fill="auto"/>
            <w:vAlign w:val="center"/>
          </w:tcPr>
          <w:p w14:paraId="5F316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软件需求规范</w:t>
            </w:r>
          </w:p>
        </w:tc>
        <w:tc>
          <w:tcPr>
            <w:tcW w:w="1267" w:type="dxa"/>
            <w:shd w:val="clear" w:color="auto" w:fill="auto"/>
            <w:vAlign w:val="center"/>
          </w:tcPr>
          <w:p w14:paraId="1F01A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A/1</w:t>
            </w:r>
          </w:p>
        </w:tc>
        <w:tc>
          <w:tcPr>
            <w:tcW w:w="846" w:type="dxa"/>
            <w:vAlign w:val="center"/>
          </w:tcPr>
          <w:p w14:paraId="3F58B5AF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6A993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723" w:type="dxa"/>
            <w:vAlign w:val="center"/>
          </w:tcPr>
          <w:p w14:paraId="6BF6084D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shd w:val="clear" w:color="auto" w:fill="auto"/>
            <w:vAlign w:val="center"/>
          </w:tcPr>
          <w:p w14:paraId="045C1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-URS-001</w:t>
            </w:r>
          </w:p>
        </w:tc>
        <w:tc>
          <w:tcPr>
            <w:tcW w:w="4816" w:type="dxa"/>
            <w:shd w:val="clear" w:color="auto" w:fill="auto"/>
            <w:vAlign w:val="center"/>
          </w:tcPr>
          <w:p w14:paraId="395B8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用户需求设计规范</w:t>
            </w:r>
          </w:p>
        </w:tc>
        <w:tc>
          <w:tcPr>
            <w:tcW w:w="1267" w:type="dxa"/>
            <w:shd w:val="clear" w:color="auto" w:fill="auto"/>
            <w:vAlign w:val="center"/>
          </w:tcPr>
          <w:p w14:paraId="56C40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A/0</w:t>
            </w:r>
          </w:p>
        </w:tc>
        <w:tc>
          <w:tcPr>
            <w:tcW w:w="846" w:type="dxa"/>
            <w:vAlign w:val="center"/>
          </w:tcPr>
          <w:p w14:paraId="5DD86BB3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1314D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723" w:type="dxa"/>
            <w:vAlign w:val="center"/>
          </w:tcPr>
          <w:p w14:paraId="321725DF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41789E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-ADS-001</w:t>
            </w:r>
          </w:p>
        </w:tc>
        <w:tc>
          <w:tcPr>
            <w:tcW w:w="4816" w:type="dxa"/>
            <w:vAlign w:val="center"/>
          </w:tcPr>
          <w:p w14:paraId="0874D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架构设计规范</w:t>
            </w:r>
          </w:p>
        </w:tc>
        <w:tc>
          <w:tcPr>
            <w:tcW w:w="1267" w:type="dxa"/>
            <w:vAlign w:val="center"/>
          </w:tcPr>
          <w:p w14:paraId="03D64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A/0</w:t>
            </w:r>
          </w:p>
        </w:tc>
        <w:tc>
          <w:tcPr>
            <w:tcW w:w="846" w:type="dxa"/>
            <w:vAlign w:val="center"/>
          </w:tcPr>
          <w:p w14:paraId="71B2EFEF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630E2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723" w:type="dxa"/>
            <w:vAlign w:val="center"/>
          </w:tcPr>
          <w:p w14:paraId="66C06969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737B58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-DDS-001</w:t>
            </w:r>
          </w:p>
        </w:tc>
        <w:tc>
          <w:tcPr>
            <w:tcW w:w="4816" w:type="dxa"/>
            <w:vAlign w:val="center"/>
          </w:tcPr>
          <w:p w14:paraId="4FA99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详细设计规范</w:t>
            </w:r>
          </w:p>
        </w:tc>
        <w:tc>
          <w:tcPr>
            <w:tcW w:w="1267" w:type="dxa"/>
            <w:vAlign w:val="center"/>
          </w:tcPr>
          <w:p w14:paraId="1278CF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A/0</w:t>
            </w:r>
          </w:p>
        </w:tc>
        <w:tc>
          <w:tcPr>
            <w:tcW w:w="846" w:type="dxa"/>
            <w:vAlign w:val="center"/>
          </w:tcPr>
          <w:p w14:paraId="36C07193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12FAC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  <w:del w:id="67" w:author="徐蕾娜" w:date="2025-09-15T14:07:51Z"/>
        </w:trPr>
        <w:tc>
          <w:tcPr>
            <w:tcW w:w="723" w:type="dxa"/>
            <w:vAlign w:val="center"/>
          </w:tcPr>
          <w:p w14:paraId="0FB4B9BB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del w:id="68" w:author="徐蕾娜" w:date="2025-09-15T14:07:51Z"/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6BB71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69" w:author="徐蕾娜" w:date="2025-09-15T14:07:51Z"/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del w:id="70" w:author="徐蕾娜" w:date="2025-09-15T14:07:51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PAPUWIS</w:delText>
              </w:r>
            </w:del>
            <w:del w:id="71" w:author="徐蕾娜" w:date="2025-09-15T14:07:51Z">
              <w:r>
                <w:rPr>
                  <w:rFonts w:hint="default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-PTS-001</w:delText>
              </w:r>
            </w:del>
          </w:p>
        </w:tc>
        <w:tc>
          <w:tcPr>
            <w:tcW w:w="4816" w:type="dxa"/>
            <w:vAlign w:val="center"/>
          </w:tcPr>
          <w:p w14:paraId="1DE428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72" w:author="徐蕾娜" w:date="2025-09-15T14:07:51Z"/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del w:id="73" w:author="徐蕾娜" w:date="2025-09-15T14:07:51Z">
              <w:r>
                <w:rPr>
                  <w:rFonts w:hint="default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采购技术规范</w:delText>
              </w:r>
            </w:del>
          </w:p>
        </w:tc>
        <w:tc>
          <w:tcPr>
            <w:tcW w:w="1267" w:type="dxa"/>
            <w:vAlign w:val="center"/>
          </w:tcPr>
          <w:p w14:paraId="558A6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74" w:author="徐蕾娜" w:date="2025-09-15T14:07:51Z"/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del w:id="75" w:author="徐蕾娜" w:date="2025-09-15T14:07:51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A/1</w:delText>
              </w:r>
            </w:del>
          </w:p>
        </w:tc>
        <w:tc>
          <w:tcPr>
            <w:tcW w:w="846" w:type="dxa"/>
            <w:vAlign w:val="center"/>
          </w:tcPr>
          <w:p w14:paraId="05E2F991">
            <w:pPr>
              <w:spacing w:line="300" w:lineRule="exact"/>
              <w:jc w:val="center"/>
              <w:rPr>
                <w:del w:id="76" w:author="徐蕾娜" w:date="2025-09-15T14:07:51Z"/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  <w:del w:id="77" w:author="徐蕾娜" w:date="2025-09-15T14:07:51Z">
              <w:r>
                <w:rPr>
                  <w:rFonts w:hint="default" w:ascii="Times New Roman" w:hAnsi="Times New Roman" w:eastAsia="宋体" w:cs="Times New Roman"/>
                  <w:bCs/>
                  <w:color w:val="auto"/>
                  <w:sz w:val="18"/>
                  <w:szCs w:val="18"/>
                  <w:lang w:val="en-US" w:eastAsia="zh-CN"/>
                </w:rPr>
                <w:delText>/</w:delText>
              </w:r>
            </w:del>
          </w:p>
        </w:tc>
      </w:tr>
      <w:tr w14:paraId="5B9D0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  <w:jc w:val="center"/>
        </w:trPr>
        <w:tc>
          <w:tcPr>
            <w:tcW w:w="723" w:type="dxa"/>
            <w:vAlign w:val="center"/>
          </w:tcPr>
          <w:p w14:paraId="05F81E09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32812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-PPM-001</w:t>
            </w:r>
          </w:p>
        </w:tc>
        <w:tc>
          <w:tcPr>
            <w:tcW w:w="4816" w:type="dxa"/>
            <w:vAlign w:val="center"/>
          </w:tcPr>
          <w:p w14:paraId="1979C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软件发布流程图</w:t>
            </w:r>
          </w:p>
        </w:tc>
        <w:tc>
          <w:tcPr>
            <w:tcW w:w="1267" w:type="dxa"/>
            <w:vAlign w:val="center"/>
          </w:tcPr>
          <w:p w14:paraId="25FC4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</w:t>
            </w:r>
            <w:del w:id="78" w:author="徐蕾娜" w:date="2025-09-01T11:20:12Z">
              <w:r>
                <w:rPr>
                  <w:rFonts w:hint="default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0</w:delText>
              </w:r>
            </w:del>
            <w:ins w:id="79" w:author="徐蕾娜" w:date="2025-09-01T11:20:12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1</w:t>
              </w:r>
            </w:ins>
          </w:p>
        </w:tc>
        <w:tc>
          <w:tcPr>
            <w:tcW w:w="846" w:type="dxa"/>
            <w:vAlign w:val="center"/>
          </w:tcPr>
          <w:p w14:paraId="406E9BF3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5BCF9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  <w:jc w:val="center"/>
        </w:trPr>
        <w:tc>
          <w:tcPr>
            <w:tcW w:w="723" w:type="dxa"/>
            <w:vAlign w:val="center"/>
          </w:tcPr>
          <w:p w14:paraId="37568780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46144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QR-QP7.3-01</w:t>
            </w:r>
          </w:p>
        </w:tc>
        <w:tc>
          <w:tcPr>
            <w:tcW w:w="4816" w:type="dxa"/>
            <w:vAlign w:val="center"/>
          </w:tcPr>
          <w:p w14:paraId="684B6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设计和开发评审报告</w:t>
            </w:r>
          </w:p>
        </w:tc>
        <w:tc>
          <w:tcPr>
            <w:tcW w:w="1267" w:type="dxa"/>
            <w:vAlign w:val="center"/>
          </w:tcPr>
          <w:p w14:paraId="5D521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</w:t>
            </w:r>
            <w:del w:id="80" w:author="徐蕾娜" w:date="2025-09-01T11:20:22Z">
              <w:r>
                <w:rPr>
                  <w:rFonts w:hint="default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0</w:delText>
              </w:r>
            </w:del>
            <w:ins w:id="81" w:author="徐蕾娜" w:date="2025-09-01T11:20:22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1</w:t>
              </w:r>
            </w:ins>
          </w:p>
        </w:tc>
        <w:tc>
          <w:tcPr>
            <w:tcW w:w="846" w:type="dxa"/>
            <w:vAlign w:val="center"/>
          </w:tcPr>
          <w:p w14:paraId="692A92DF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65971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  <w:jc w:val="center"/>
        </w:trPr>
        <w:tc>
          <w:tcPr>
            <w:tcW w:w="723" w:type="dxa"/>
            <w:vAlign w:val="center"/>
          </w:tcPr>
          <w:p w14:paraId="380F3208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00D76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-CRR-001</w:t>
            </w:r>
          </w:p>
        </w:tc>
        <w:tc>
          <w:tcPr>
            <w:tcW w:w="4816" w:type="dxa"/>
            <w:vAlign w:val="center"/>
          </w:tcPr>
          <w:p w14:paraId="2FE554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代码评审报告</w:t>
            </w:r>
          </w:p>
        </w:tc>
        <w:tc>
          <w:tcPr>
            <w:tcW w:w="1267" w:type="dxa"/>
            <w:vAlign w:val="center"/>
          </w:tcPr>
          <w:p w14:paraId="6233D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A/0</w:t>
            </w:r>
          </w:p>
        </w:tc>
        <w:tc>
          <w:tcPr>
            <w:tcW w:w="846" w:type="dxa"/>
            <w:vAlign w:val="center"/>
          </w:tcPr>
          <w:p w14:paraId="39530808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53D2B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  <w:jc w:val="center"/>
        </w:trPr>
        <w:tc>
          <w:tcPr>
            <w:tcW w:w="723" w:type="dxa"/>
            <w:vAlign w:val="center"/>
          </w:tcPr>
          <w:p w14:paraId="07A9E72F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2B023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QR-SMP7.3-03 -01</w:t>
            </w:r>
          </w:p>
        </w:tc>
        <w:tc>
          <w:tcPr>
            <w:tcW w:w="4816" w:type="dxa"/>
            <w:vAlign w:val="center"/>
          </w:tcPr>
          <w:p w14:paraId="6F253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软件配置现状态报告</w:t>
            </w:r>
          </w:p>
        </w:tc>
        <w:tc>
          <w:tcPr>
            <w:tcW w:w="1267" w:type="dxa"/>
            <w:vAlign w:val="center"/>
          </w:tcPr>
          <w:p w14:paraId="2FFF1B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A/0</w:t>
            </w:r>
          </w:p>
        </w:tc>
        <w:tc>
          <w:tcPr>
            <w:tcW w:w="846" w:type="dxa"/>
            <w:vAlign w:val="center"/>
          </w:tcPr>
          <w:p w14:paraId="7BA959BE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09A4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  <w:jc w:val="center"/>
        </w:trPr>
        <w:tc>
          <w:tcPr>
            <w:tcW w:w="9877" w:type="dxa"/>
            <w:gridSpan w:val="5"/>
            <w:vAlign w:val="center"/>
          </w:tcPr>
          <w:p w14:paraId="0F2E8B10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auto"/>
                <w:sz w:val="24"/>
                <w:szCs w:val="24"/>
                <w:lang w:val="en-US" w:eastAsia="zh-CN"/>
              </w:rPr>
              <w:t>生产、包装、贮存、处理和销售的规范或程序</w:t>
            </w:r>
          </w:p>
        </w:tc>
      </w:tr>
      <w:tr w14:paraId="3277C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723" w:type="dxa"/>
            <w:vAlign w:val="center"/>
          </w:tcPr>
          <w:p w14:paraId="524F3F67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5FF76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QP 7.5.1</w:t>
            </w:r>
          </w:p>
        </w:tc>
        <w:tc>
          <w:tcPr>
            <w:tcW w:w="4816" w:type="dxa"/>
            <w:vAlign w:val="center"/>
          </w:tcPr>
          <w:p w14:paraId="59C3E5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生产和服务提供控制程序</w:t>
            </w:r>
          </w:p>
        </w:tc>
        <w:tc>
          <w:tcPr>
            <w:tcW w:w="1267" w:type="dxa"/>
            <w:vAlign w:val="center"/>
          </w:tcPr>
          <w:p w14:paraId="14240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</w:t>
            </w:r>
            <w:del w:id="82" w:author="徐蕾娜" w:date="2025-09-15T14:09:24Z">
              <w:r>
                <w:rPr>
                  <w:rFonts w:hint="default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0</w:delText>
              </w:r>
            </w:del>
            <w:ins w:id="83" w:author="徐蕾娜" w:date="2025-09-15T14:09:24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1</w:t>
              </w:r>
            </w:ins>
          </w:p>
        </w:tc>
        <w:tc>
          <w:tcPr>
            <w:tcW w:w="846" w:type="dxa"/>
            <w:vAlign w:val="center"/>
          </w:tcPr>
          <w:p w14:paraId="192D47ED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5388F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723" w:type="dxa"/>
            <w:vAlign w:val="center"/>
          </w:tcPr>
          <w:p w14:paraId="6DB63DE2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7652F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QP 7.5.11</w:t>
            </w:r>
          </w:p>
        </w:tc>
        <w:tc>
          <w:tcPr>
            <w:tcW w:w="4816" w:type="dxa"/>
            <w:vAlign w:val="center"/>
          </w:tcPr>
          <w:p w14:paraId="28A08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产品防护控制程序</w:t>
            </w:r>
          </w:p>
        </w:tc>
        <w:tc>
          <w:tcPr>
            <w:tcW w:w="1267" w:type="dxa"/>
            <w:vAlign w:val="center"/>
          </w:tcPr>
          <w:p w14:paraId="1FFF6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</w:t>
            </w:r>
            <w:del w:id="84" w:author="徐蕾娜" w:date="2025-09-15T14:09:32Z">
              <w:r>
                <w:rPr>
                  <w:rFonts w:hint="default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0</w:delText>
              </w:r>
            </w:del>
            <w:ins w:id="85" w:author="徐蕾娜" w:date="2025-09-15T14:09:32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1</w:t>
              </w:r>
            </w:ins>
          </w:p>
        </w:tc>
        <w:tc>
          <w:tcPr>
            <w:tcW w:w="846" w:type="dxa"/>
            <w:vAlign w:val="center"/>
          </w:tcPr>
          <w:p w14:paraId="29119495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1F22B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723" w:type="dxa"/>
            <w:vAlign w:val="center"/>
          </w:tcPr>
          <w:p w14:paraId="2AAB1781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54882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SMP 7.5.11-01</w:t>
            </w:r>
          </w:p>
        </w:tc>
        <w:tc>
          <w:tcPr>
            <w:tcW w:w="4816" w:type="dxa"/>
            <w:vAlign w:val="center"/>
          </w:tcPr>
          <w:p w14:paraId="7C66F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仓库管理制度</w:t>
            </w:r>
          </w:p>
        </w:tc>
        <w:tc>
          <w:tcPr>
            <w:tcW w:w="1267" w:type="dxa"/>
            <w:vAlign w:val="center"/>
          </w:tcPr>
          <w:p w14:paraId="6F62C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</w:t>
            </w:r>
            <w:del w:id="86" w:author="徐蕾娜" w:date="2025-09-15T14:10:53Z">
              <w:r>
                <w:rPr>
                  <w:rFonts w:hint="default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0</w:delText>
              </w:r>
            </w:del>
            <w:ins w:id="87" w:author="徐蕾娜" w:date="2025-09-15T14:10:53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1</w:t>
              </w:r>
            </w:ins>
          </w:p>
        </w:tc>
        <w:tc>
          <w:tcPr>
            <w:tcW w:w="846" w:type="dxa"/>
            <w:vAlign w:val="center"/>
          </w:tcPr>
          <w:p w14:paraId="1ADC246D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05F13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723" w:type="dxa"/>
            <w:vAlign w:val="center"/>
          </w:tcPr>
          <w:p w14:paraId="390C9288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43377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SMP 7.5.1-01</w:t>
            </w:r>
          </w:p>
        </w:tc>
        <w:tc>
          <w:tcPr>
            <w:tcW w:w="4816" w:type="dxa"/>
            <w:vAlign w:val="center"/>
          </w:tcPr>
          <w:p w14:paraId="36991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产品放行管理制度</w:t>
            </w:r>
          </w:p>
        </w:tc>
        <w:tc>
          <w:tcPr>
            <w:tcW w:w="1267" w:type="dxa"/>
            <w:vAlign w:val="center"/>
          </w:tcPr>
          <w:p w14:paraId="4516A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A/1</w:t>
            </w:r>
          </w:p>
        </w:tc>
        <w:tc>
          <w:tcPr>
            <w:tcW w:w="846" w:type="dxa"/>
            <w:vAlign w:val="center"/>
          </w:tcPr>
          <w:p w14:paraId="00235C1A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146D4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723" w:type="dxa"/>
            <w:vAlign w:val="center"/>
          </w:tcPr>
          <w:p w14:paraId="1E3758B0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56CE7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-SOP004</w:t>
            </w:r>
          </w:p>
        </w:tc>
        <w:tc>
          <w:tcPr>
            <w:tcW w:w="4816" w:type="dxa"/>
            <w:vAlign w:val="center"/>
          </w:tcPr>
          <w:p w14:paraId="45D56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软件发布作业指导书</w:t>
            </w:r>
          </w:p>
        </w:tc>
        <w:tc>
          <w:tcPr>
            <w:tcW w:w="1267" w:type="dxa"/>
            <w:vAlign w:val="center"/>
          </w:tcPr>
          <w:p w14:paraId="7AEE2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A/1</w:t>
            </w:r>
          </w:p>
        </w:tc>
        <w:tc>
          <w:tcPr>
            <w:tcW w:w="846" w:type="dxa"/>
            <w:vAlign w:val="center"/>
          </w:tcPr>
          <w:p w14:paraId="34F294FE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5F306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723" w:type="dxa"/>
            <w:vAlign w:val="center"/>
          </w:tcPr>
          <w:p w14:paraId="6AC995E1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75502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-SOP005</w:t>
            </w:r>
          </w:p>
        </w:tc>
        <w:tc>
          <w:tcPr>
            <w:tcW w:w="4816" w:type="dxa"/>
            <w:vAlign w:val="center"/>
          </w:tcPr>
          <w:p w14:paraId="17D8C8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软件安装及交付作业指导书</w:t>
            </w:r>
          </w:p>
        </w:tc>
        <w:tc>
          <w:tcPr>
            <w:tcW w:w="1267" w:type="dxa"/>
            <w:vAlign w:val="center"/>
          </w:tcPr>
          <w:p w14:paraId="27445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</w:t>
            </w:r>
            <w:del w:id="88" w:author="徐蕾娜" w:date="2025-09-15T14:11:16Z">
              <w:r>
                <w:rPr>
                  <w:rFonts w:hint="default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1</w:delText>
              </w:r>
            </w:del>
            <w:ins w:id="89" w:author="徐蕾娜" w:date="2025-09-15T14:11:16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0</w:t>
              </w:r>
            </w:ins>
          </w:p>
        </w:tc>
        <w:tc>
          <w:tcPr>
            <w:tcW w:w="846" w:type="dxa"/>
            <w:vAlign w:val="center"/>
          </w:tcPr>
          <w:p w14:paraId="57AA80E5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5BE8C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9877" w:type="dxa"/>
            <w:gridSpan w:val="5"/>
            <w:vAlign w:val="center"/>
          </w:tcPr>
          <w:p w14:paraId="0F51C21C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auto"/>
                <w:sz w:val="24"/>
                <w:szCs w:val="24"/>
                <w:lang w:val="en-US" w:eastAsia="zh-CN"/>
              </w:rPr>
              <w:t>测量和监视的程序</w:t>
            </w:r>
          </w:p>
        </w:tc>
      </w:tr>
      <w:tr w14:paraId="7E05B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723" w:type="dxa"/>
            <w:vAlign w:val="center"/>
          </w:tcPr>
          <w:p w14:paraId="1EDB59AC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02DE9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QP 8.2.5</w:t>
            </w:r>
          </w:p>
        </w:tc>
        <w:tc>
          <w:tcPr>
            <w:tcW w:w="4816" w:type="dxa"/>
            <w:vAlign w:val="center"/>
          </w:tcPr>
          <w:p w14:paraId="7D9C8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过程的监视和测量控制程序</w:t>
            </w:r>
          </w:p>
        </w:tc>
        <w:tc>
          <w:tcPr>
            <w:tcW w:w="1267" w:type="dxa"/>
            <w:vAlign w:val="center"/>
          </w:tcPr>
          <w:p w14:paraId="5EA58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A/1</w:t>
            </w:r>
          </w:p>
        </w:tc>
        <w:tc>
          <w:tcPr>
            <w:tcW w:w="846" w:type="dxa"/>
            <w:vAlign w:val="center"/>
          </w:tcPr>
          <w:p w14:paraId="289214BD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69E11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723" w:type="dxa"/>
            <w:vAlign w:val="center"/>
          </w:tcPr>
          <w:p w14:paraId="7039EF85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1E17B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QP 8.2.6</w:t>
            </w:r>
          </w:p>
        </w:tc>
        <w:tc>
          <w:tcPr>
            <w:tcW w:w="4816" w:type="dxa"/>
            <w:vAlign w:val="center"/>
          </w:tcPr>
          <w:p w14:paraId="1C27A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产品监视和测量控制程序</w:t>
            </w:r>
          </w:p>
        </w:tc>
        <w:tc>
          <w:tcPr>
            <w:tcW w:w="1267" w:type="dxa"/>
            <w:vAlign w:val="center"/>
          </w:tcPr>
          <w:p w14:paraId="4EC13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A/0</w:t>
            </w:r>
          </w:p>
        </w:tc>
        <w:tc>
          <w:tcPr>
            <w:tcW w:w="846" w:type="dxa"/>
            <w:vAlign w:val="center"/>
          </w:tcPr>
          <w:p w14:paraId="40C4882D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4BBD1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723" w:type="dxa"/>
            <w:vAlign w:val="center"/>
          </w:tcPr>
          <w:p w14:paraId="3EBEBC4B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10E4F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QP 7.6</w:t>
            </w:r>
          </w:p>
        </w:tc>
        <w:tc>
          <w:tcPr>
            <w:tcW w:w="4816" w:type="dxa"/>
            <w:vAlign w:val="center"/>
          </w:tcPr>
          <w:p w14:paraId="2F329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监视和测量设备控制程序</w:t>
            </w:r>
          </w:p>
        </w:tc>
        <w:tc>
          <w:tcPr>
            <w:tcW w:w="1267" w:type="dxa"/>
            <w:vAlign w:val="center"/>
          </w:tcPr>
          <w:p w14:paraId="3E982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A/1</w:t>
            </w:r>
          </w:p>
        </w:tc>
        <w:tc>
          <w:tcPr>
            <w:tcW w:w="846" w:type="dxa"/>
            <w:vAlign w:val="center"/>
          </w:tcPr>
          <w:p w14:paraId="539FBC8F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28B33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  <w:del w:id="90" w:author="徐蕾娜" w:date="2025-09-15T14:11:40Z"/>
        </w:trPr>
        <w:tc>
          <w:tcPr>
            <w:tcW w:w="723" w:type="dxa"/>
            <w:vAlign w:val="center"/>
          </w:tcPr>
          <w:p w14:paraId="03140147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del w:id="91" w:author="徐蕾娜" w:date="2025-09-15T14:11:40Z"/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43F92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92" w:author="徐蕾娜" w:date="2025-09-15T14:11:40Z"/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del w:id="93" w:author="徐蕾娜" w:date="2025-09-15T14:11:40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PAPUWIS</w:delText>
              </w:r>
            </w:del>
            <w:del w:id="94" w:author="徐蕾娜" w:date="2025-09-15T14:11:40Z">
              <w:r>
                <w:rPr>
                  <w:rFonts w:hint="default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-SOP00</w:delText>
              </w:r>
            </w:del>
            <w:del w:id="95" w:author="徐蕾娜" w:date="2025-09-15T14:11:40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3</w:delText>
              </w:r>
            </w:del>
          </w:p>
        </w:tc>
        <w:tc>
          <w:tcPr>
            <w:tcW w:w="4816" w:type="dxa"/>
            <w:shd w:val="clear" w:color="auto" w:fill="auto"/>
            <w:vAlign w:val="center"/>
          </w:tcPr>
          <w:p w14:paraId="2960B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96" w:author="徐蕾娜" w:date="2025-09-15T14:11:40Z"/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del w:id="97" w:author="徐蕾娜" w:date="2025-09-15T14:11:40Z">
              <w:r>
                <w:rPr>
                  <w:rFonts w:hint="default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进货检验作业指导书</w:delText>
              </w:r>
            </w:del>
          </w:p>
        </w:tc>
        <w:tc>
          <w:tcPr>
            <w:tcW w:w="1267" w:type="dxa"/>
            <w:shd w:val="clear" w:color="auto" w:fill="auto"/>
            <w:vAlign w:val="center"/>
          </w:tcPr>
          <w:p w14:paraId="7A3DD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98" w:author="徐蕾娜" w:date="2025-09-15T14:11:40Z"/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del w:id="99" w:author="徐蕾娜" w:date="2025-09-15T14:11:40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A/1</w:delText>
              </w:r>
            </w:del>
          </w:p>
        </w:tc>
        <w:tc>
          <w:tcPr>
            <w:tcW w:w="846" w:type="dxa"/>
            <w:vAlign w:val="center"/>
          </w:tcPr>
          <w:p w14:paraId="3B9F1E56">
            <w:pPr>
              <w:spacing w:line="300" w:lineRule="exact"/>
              <w:jc w:val="center"/>
              <w:rPr>
                <w:del w:id="100" w:author="徐蕾娜" w:date="2025-09-15T14:11:40Z"/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del w:id="101" w:author="徐蕾娜" w:date="2025-09-15T14:11:40Z">
              <w:r>
                <w:rPr>
                  <w:rFonts w:hint="default" w:ascii="Times New Roman" w:hAnsi="Times New Roman" w:eastAsia="宋体" w:cs="Times New Roman"/>
                  <w:bCs/>
                  <w:color w:val="auto"/>
                  <w:sz w:val="18"/>
                  <w:szCs w:val="18"/>
                  <w:lang w:val="en-US" w:eastAsia="zh-CN"/>
                </w:rPr>
                <w:delText>/</w:delText>
              </w:r>
            </w:del>
          </w:p>
        </w:tc>
      </w:tr>
      <w:tr w14:paraId="33804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723" w:type="dxa"/>
            <w:vAlign w:val="center"/>
          </w:tcPr>
          <w:p w14:paraId="00363752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167E4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-SOP00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4816" w:type="dxa"/>
            <w:shd w:val="clear" w:color="auto" w:fill="auto"/>
            <w:vAlign w:val="center"/>
          </w:tcPr>
          <w:p w14:paraId="6967B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过程检验作业指导书</w:t>
            </w:r>
          </w:p>
        </w:tc>
        <w:tc>
          <w:tcPr>
            <w:tcW w:w="1267" w:type="dxa"/>
            <w:shd w:val="clear" w:color="auto" w:fill="auto"/>
            <w:vAlign w:val="center"/>
          </w:tcPr>
          <w:p w14:paraId="45348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</w:t>
            </w:r>
            <w:del w:id="102" w:author="徐蕾娜" w:date="2025-09-01T11:20:47Z">
              <w:r>
                <w:rPr>
                  <w:rFonts w:hint="default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1</w:delText>
              </w:r>
            </w:del>
            <w:ins w:id="103" w:author="徐蕾娜" w:date="2025-09-01T11:20:47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0</w:t>
              </w:r>
            </w:ins>
          </w:p>
        </w:tc>
        <w:tc>
          <w:tcPr>
            <w:tcW w:w="846" w:type="dxa"/>
            <w:vAlign w:val="center"/>
          </w:tcPr>
          <w:p w14:paraId="13E65937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0681D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723" w:type="dxa"/>
            <w:vAlign w:val="center"/>
          </w:tcPr>
          <w:p w14:paraId="017DE96F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0868F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-SOP00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816" w:type="dxa"/>
            <w:shd w:val="clear" w:color="auto" w:fill="auto"/>
            <w:vAlign w:val="center"/>
          </w:tcPr>
          <w:p w14:paraId="024A0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成品检验作业指导书</w:t>
            </w:r>
          </w:p>
        </w:tc>
        <w:tc>
          <w:tcPr>
            <w:tcW w:w="1267" w:type="dxa"/>
            <w:shd w:val="clear" w:color="auto" w:fill="auto"/>
            <w:vAlign w:val="center"/>
          </w:tcPr>
          <w:p w14:paraId="0E767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A/1</w:t>
            </w:r>
          </w:p>
        </w:tc>
        <w:tc>
          <w:tcPr>
            <w:tcW w:w="846" w:type="dxa"/>
            <w:vAlign w:val="center"/>
          </w:tcPr>
          <w:p w14:paraId="27168502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2C098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723" w:type="dxa"/>
            <w:vAlign w:val="center"/>
          </w:tcPr>
          <w:p w14:paraId="4DAF2BA4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2E6EB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-NTS-001</w:t>
            </w:r>
          </w:p>
        </w:tc>
        <w:tc>
          <w:tcPr>
            <w:tcW w:w="4816" w:type="dxa"/>
            <w:shd w:val="clear" w:color="auto" w:fill="auto"/>
            <w:vAlign w:val="center"/>
          </w:tcPr>
          <w:p w14:paraId="1F228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网络安全测试方案</w:t>
            </w:r>
          </w:p>
        </w:tc>
        <w:tc>
          <w:tcPr>
            <w:tcW w:w="1267" w:type="dxa"/>
            <w:shd w:val="clear" w:color="auto" w:fill="auto"/>
            <w:vAlign w:val="center"/>
          </w:tcPr>
          <w:p w14:paraId="6BDBC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A/0</w:t>
            </w:r>
          </w:p>
        </w:tc>
        <w:tc>
          <w:tcPr>
            <w:tcW w:w="846" w:type="dxa"/>
            <w:vAlign w:val="center"/>
          </w:tcPr>
          <w:p w14:paraId="0DC1C547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624BF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723" w:type="dxa"/>
            <w:vAlign w:val="center"/>
          </w:tcPr>
          <w:p w14:paraId="5C232C13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3BCCA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-NTR-001</w:t>
            </w:r>
          </w:p>
        </w:tc>
        <w:tc>
          <w:tcPr>
            <w:tcW w:w="4816" w:type="dxa"/>
            <w:shd w:val="clear" w:color="auto" w:fill="auto"/>
            <w:vAlign w:val="center"/>
          </w:tcPr>
          <w:p w14:paraId="144586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网络安全测试报告</w:t>
            </w:r>
          </w:p>
        </w:tc>
        <w:tc>
          <w:tcPr>
            <w:tcW w:w="1267" w:type="dxa"/>
            <w:shd w:val="clear" w:color="auto" w:fill="auto"/>
            <w:vAlign w:val="center"/>
          </w:tcPr>
          <w:p w14:paraId="2E8B9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A/0</w:t>
            </w:r>
          </w:p>
        </w:tc>
        <w:tc>
          <w:tcPr>
            <w:tcW w:w="846" w:type="dxa"/>
            <w:vAlign w:val="center"/>
          </w:tcPr>
          <w:p w14:paraId="55391CA9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6B905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723" w:type="dxa"/>
            <w:vAlign w:val="center"/>
          </w:tcPr>
          <w:p w14:paraId="3ED5C25A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21A0B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-SCS-001</w:t>
            </w:r>
          </w:p>
        </w:tc>
        <w:tc>
          <w:tcPr>
            <w:tcW w:w="4816" w:type="dxa"/>
            <w:shd w:val="clear" w:color="auto" w:fill="auto"/>
            <w:vAlign w:val="center"/>
          </w:tcPr>
          <w:p w14:paraId="53C09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兼容性测试方案</w:t>
            </w:r>
          </w:p>
        </w:tc>
        <w:tc>
          <w:tcPr>
            <w:tcW w:w="1267" w:type="dxa"/>
            <w:shd w:val="clear" w:color="auto" w:fill="auto"/>
            <w:vAlign w:val="center"/>
          </w:tcPr>
          <w:p w14:paraId="2816E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A/0</w:t>
            </w:r>
          </w:p>
        </w:tc>
        <w:tc>
          <w:tcPr>
            <w:tcW w:w="846" w:type="dxa"/>
            <w:vAlign w:val="center"/>
          </w:tcPr>
          <w:p w14:paraId="76C7923C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3EA7B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723" w:type="dxa"/>
            <w:vAlign w:val="center"/>
          </w:tcPr>
          <w:p w14:paraId="052ABC0D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60C76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-SCR-001</w:t>
            </w:r>
          </w:p>
        </w:tc>
        <w:tc>
          <w:tcPr>
            <w:tcW w:w="4816" w:type="dxa"/>
            <w:shd w:val="clear" w:color="auto" w:fill="auto"/>
            <w:vAlign w:val="center"/>
          </w:tcPr>
          <w:p w14:paraId="13FCFF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兼容性测试报告</w:t>
            </w:r>
          </w:p>
        </w:tc>
        <w:tc>
          <w:tcPr>
            <w:tcW w:w="1267" w:type="dxa"/>
            <w:shd w:val="clear" w:color="auto" w:fill="auto"/>
            <w:vAlign w:val="center"/>
          </w:tcPr>
          <w:p w14:paraId="191B9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A/0</w:t>
            </w:r>
          </w:p>
        </w:tc>
        <w:tc>
          <w:tcPr>
            <w:tcW w:w="846" w:type="dxa"/>
            <w:vAlign w:val="center"/>
          </w:tcPr>
          <w:p w14:paraId="64B8B9F7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39A82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723" w:type="dxa"/>
            <w:vAlign w:val="center"/>
          </w:tcPr>
          <w:p w14:paraId="756F162A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6DAE7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-NSCR-001</w:t>
            </w:r>
          </w:p>
        </w:tc>
        <w:tc>
          <w:tcPr>
            <w:tcW w:w="4816" w:type="dxa"/>
            <w:shd w:val="clear" w:color="auto" w:fill="auto"/>
            <w:vAlign w:val="center"/>
          </w:tcPr>
          <w:p w14:paraId="59612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安全软件兼容性测试报告</w:t>
            </w:r>
          </w:p>
        </w:tc>
        <w:tc>
          <w:tcPr>
            <w:tcW w:w="1267" w:type="dxa"/>
            <w:shd w:val="clear" w:color="auto" w:fill="auto"/>
            <w:vAlign w:val="center"/>
          </w:tcPr>
          <w:p w14:paraId="542BD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A/0</w:t>
            </w:r>
          </w:p>
        </w:tc>
        <w:tc>
          <w:tcPr>
            <w:tcW w:w="846" w:type="dxa"/>
            <w:vAlign w:val="center"/>
          </w:tcPr>
          <w:p w14:paraId="4952ACB4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295D8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723" w:type="dxa"/>
            <w:vAlign w:val="center"/>
          </w:tcPr>
          <w:p w14:paraId="6F005239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0D9E0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-SUS-001</w:t>
            </w:r>
          </w:p>
        </w:tc>
        <w:tc>
          <w:tcPr>
            <w:tcW w:w="4816" w:type="dxa"/>
            <w:shd w:val="clear" w:color="auto" w:fill="auto"/>
            <w:vAlign w:val="center"/>
          </w:tcPr>
          <w:p w14:paraId="6A30E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总结可用性测试方案</w:t>
            </w:r>
          </w:p>
        </w:tc>
        <w:tc>
          <w:tcPr>
            <w:tcW w:w="1267" w:type="dxa"/>
            <w:shd w:val="clear" w:color="auto" w:fill="auto"/>
            <w:vAlign w:val="center"/>
          </w:tcPr>
          <w:p w14:paraId="254E2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A/0</w:t>
            </w:r>
          </w:p>
        </w:tc>
        <w:tc>
          <w:tcPr>
            <w:tcW w:w="846" w:type="dxa"/>
            <w:vAlign w:val="center"/>
          </w:tcPr>
          <w:p w14:paraId="37B12962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22273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723" w:type="dxa"/>
            <w:vAlign w:val="center"/>
          </w:tcPr>
          <w:p w14:paraId="1D953A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14101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PAPUWIS</w:t>
            </w: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-SUR-001</w:t>
            </w:r>
          </w:p>
        </w:tc>
        <w:tc>
          <w:tcPr>
            <w:tcW w:w="4816" w:type="dxa"/>
            <w:shd w:val="clear" w:color="auto" w:fill="auto"/>
            <w:vAlign w:val="center"/>
          </w:tcPr>
          <w:p w14:paraId="07890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总结可用性测试报告</w:t>
            </w:r>
          </w:p>
        </w:tc>
        <w:tc>
          <w:tcPr>
            <w:tcW w:w="1267" w:type="dxa"/>
            <w:shd w:val="clear" w:color="auto" w:fill="auto"/>
            <w:vAlign w:val="center"/>
          </w:tcPr>
          <w:p w14:paraId="04B3F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</w:t>
            </w:r>
            <w:del w:id="104" w:author="徐蕾娜" w:date="2025-09-01T11:21:12Z">
              <w:r>
                <w:rPr>
                  <w:rFonts w:hint="default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0</w:delText>
              </w:r>
            </w:del>
            <w:ins w:id="105" w:author="徐蕾娜" w:date="2025-09-01T11:21:12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1</w:t>
              </w:r>
            </w:ins>
          </w:p>
        </w:tc>
        <w:tc>
          <w:tcPr>
            <w:tcW w:w="846" w:type="dxa"/>
            <w:vAlign w:val="center"/>
          </w:tcPr>
          <w:p w14:paraId="147E1C7A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605C0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9877" w:type="dxa"/>
            <w:gridSpan w:val="5"/>
            <w:vAlign w:val="center"/>
          </w:tcPr>
          <w:p w14:paraId="2BBDF5E8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auto"/>
                <w:sz w:val="24"/>
                <w:szCs w:val="24"/>
                <w:lang w:val="en-US" w:eastAsia="zh-CN"/>
              </w:rPr>
              <w:t>服务程序</w:t>
            </w:r>
          </w:p>
        </w:tc>
      </w:tr>
      <w:tr w14:paraId="67345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723" w:type="dxa"/>
            <w:vAlign w:val="center"/>
          </w:tcPr>
          <w:p w14:paraId="7BFFCEAA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6F678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QP 7.5.4</w:t>
            </w:r>
          </w:p>
        </w:tc>
        <w:tc>
          <w:tcPr>
            <w:tcW w:w="4816" w:type="dxa"/>
            <w:vAlign w:val="center"/>
          </w:tcPr>
          <w:p w14:paraId="1BAD3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销售和服务控制程序</w:t>
            </w:r>
          </w:p>
        </w:tc>
        <w:tc>
          <w:tcPr>
            <w:tcW w:w="1267" w:type="dxa"/>
            <w:vAlign w:val="center"/>
          </w:tcPr>
          <w:p w14:paraId="4B7CD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A/1</w:t>
            </w:r>
          </w:p>
        </w:tc>
        <w:tc>
          <w:tcPr>
            <w:tcW w:w="846" w:type="dxa"/>
            <w:vAlign w:val="center"/>
          </w:tcPr>
          <w:p w14:paraId="4B0D0269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0960D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723" w:type="dxa"/>
            <w:vAlign w:val="center"/>
          </w:tcPr>
          <w:p w14:paraId="5C4AE361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00516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-UTF-001</w:t>
            </w:r>
          </w:p>
        </w:tc>
        <w:tc>
          <w:tcPr>
            <w:tcW w:w="4816" w:type="dxa"/>
            <w:vAlign w:val="center"/>
          </w:tcPr>
          <w:p w14:paraId="7368C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用户培训方案</w:t>
            </w:r>
          </w:p>
        </w:tc>
        <w:tc>
          <w:tcPr>
            <w:tcW w:w="1267" w:type="dxa"/>
            <w:vAlign w:val="center"/>
          </w:tcPr>
          <w:p w14:paraId="395DE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A/0</w:t>
            </w:r>
          </w:p>
        </w:tc>
        <w:tc>
          <w:tcPr>
            <w:tcW w:w="846" w:type="dxa"/>
            <w:vAlign w:val="center"/>
          </w:tcPr>
          <w:p w14:paraId="38240BD7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554DE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723" w:type="dxa"/>
            <w:vAlign w:val="center"/>
          </w:tcPr>
          <w:p w14:paraId="5A3BA7CA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0DA71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-SMI-001</w:t>
            </w:r>
          </w:p>
        </w:tc>
        <w:tc>
          <w:tcPr>
            <w:tcW w:w="4816" w:type="dxa"/>
            <w:vAlign w:val="center"/>
          </w:tcPr>
          <w:p w14:paraId="0FD1E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软件维护计划</w:t>
            </w:r>
          </w:p>
        </w:tc>
        <w:tc>
          <w:tcPr>
            <w:tcW w:w="1267" w:type="dxa"/>
            <w:vAlign w:val="center"/>
          </w:tcPr>
          <w:p w14:paraId="21507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A/0</w:t>
            </w:r>
          </w:p>
        </w:tc>
        <w:tc>
          <w:tcPr>
            <w:tcW w:w="846" w:type="dxa"/>
            <w:vAlign w:val="center"/>
          </w:tcPr>
          <w:p w14:paraId="5978A886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517E8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723" w:type="dxa"/>
            <w:vAlign w:val="center"/>
          </w:tcPr>
          <w:p w14:paraId="2562F525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62FE4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pPrChange w:id="106" w:author="徐蕾娜" w:date="2025-09-15T14:13:23Z">
                <w:pPr>
                  <w:keepNext w:val="0"/>
                  <w:keepLines w:val="0"/>
                  <w:widowControl/>
                  <w:suppressLineNumbers w:val="0"/>
                  <w:jc w:val="center"/>
                  <w:textAlignment w:val="center"/>
                </w:pPr>
              </w:pPrChange>
            </w:pPr>
            <w:ins w:id="107" w:author="徐蕾娜" w:date="2025-09-15T14:13:16Z">
              <w:r>
                <w:rPr>
                  <w:rFonts w:hint="default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  <w:rPrChange w:id="108" w:author="徐蕾娜" w:date="2025-09-15T14:13:23Z"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rPrChange>
                </w:rPr>
                <w:t>QP 8.5.1</w:t>
              </w:r>
            </w:ins>
            <w:del w:id="110" w:author="徐蕾娜" w:date="2025-09-15T14:13:16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SMP 8.5.1-04</w:delText>
              </w:r>
            </w:del>
          </w:p>
        </w:tc>
        <w:tc>
          <w:tcPr>
            <w:tcW w:w="4816" w:type="dxa"/>
            <w:vAlign w:val="center"/>
          </w:tcPr>
          <w:p w14:paraId="7A1AC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pPrChange w:id="111" w:author="徐蕾娜" w:date="2025-09-15T14:13:23Z">
                <w:pPr>
                  <w:keepNext w:val="0"/>
                  <w:keepLines w:val="0"/>
                  <w:widowControl/>
                  <w:suppressLineNumbers w:val="0"/>
                  <w:jc w:val="center"/>
                  <w:textAlignment w:val="center"/>
                </w:pPr>
              </w:pPrChange>
            </w:pPr>
            <w:ins w:id="112" w:author="徐蕾娜" w:date="2025-09-15T14:13:16Z">
              <w:r>
                <w:rPr>
                  <w:rFonts w:hint="default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  <w:rPrChange w:id="113" w:author="徐蕾娜" w:date="2025-09-15T14:13:23Z"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rPrChange>
                </w:rPr>
                <w:t>警戒系统控制程序</w:t>
              </w:r>
            </w:ins>
            <w:del w:id="115" w:author="徐蕾娜" w:date="2025-09-15T14:13:16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忠告性通知管理制度</w:delText>
              </w:r>
            </w:del>
          </w:p>
        </w:tc>
        <w:tc>
          <w:tcPr>
            <w:tcW w:w="1267" w:type="dxa"/>
            <w:vAlign w:val="center"/>
          </w:tcPr>
          <w:p w14:paraId="6BB8D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A/0</w:t>
            </w:r>
          </w:p>
        </w:tc>
        <w:tc>
          <w:tcPr>
            <w:tcW w:w="846" w:type="dxa"/>
            <w:vAlign w:val="center"/>
          </w:tcPr>
          <w:p w14:paraId="333AEEBA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20C7E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9877" w:type="dxa"/>
            <w:gridSpan w:val="5"/>
            <w:vAlign w:val="center"/>
          </w:tcPr>
          <w:p w14:paraId="3EC51E60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auto"/>
                <w:sz w:val="24"/>
                <w:szCs w:val="24"/>
                <w:lang w:val="en-US" w:eastAsia="zh-CN"/>
              </w:rPr>
              <w:t>制造过程的文件（工艺规程、标准操作规程）</w:t>
            </w:r>
          </w:p>
        </w:tc>
      </w:tr>
      <w:tr w14:paraId="55248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723" w:type="dxa"/>
            <w:vAlign w:val="center"/>
          </w:tcPr>
          <w:p w14:paraId="48985B8B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60BE0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QP 7.5.1</w:t>
            </w:r>
          </w:p>
        </w:tc>
        <w:tc>
          <w:tcPr>
            <w:tcW w:w="4816" w:type="dxa"/>
            <w:vAlign w:val="center"/>
          </w:tcPr>
          <w:p w14:paraId="70E78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生产和服务提供控制程序</w:t>
            </w:r>
          </w:p>
        </w:tc>
        <w:tc>
          <w:tcPr>
            <w:tcW w:w="1267" w:type="dxa"/>
            <w:vAlign w:val="center"/>
          </w:tcPr>
          <w:p w14:paraId="3569E0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</w:t>
            </w:r>
            <w:del w:id="116" w:author="徐蕾娜" w:date="2025-09-15T14:14:25Z">
              <w:r>
                <w:rPr>
                  <w:rFonts w:hint="default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0</w:delText>
              </w:r>
            </w:del>
            <w:ins w:id="117" w:author="徐蕾娜" w:date="2025-09-15T14:14:25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1</w:t>
              </w:r>
            </w:ins>
          </w:p>
        </w:tc>
        <w:tc>
          <w:tcPr>
            <w:tcW w:w="846" w:type="dxa"/>
            <w:vAlign w:val="center"/>
          </w:tcPr>
          <w:p w14:paraId="6BBF23AD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611DC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723" w:type="dxa"/>
            <w:vAlign w:val="center"/>
          </w:tcPr>
          <w:p w14:paraId="307C2FAD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34C47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SMP 7.3-01</w:t>
            </w:r>
          </w:p>
        </w:tc>
        <w:tc>
          <w:tcPr>
            <w:tcW w:w="4816" w:type="dxa"/>
            <w:vAlign w:val="center"/>
          </w:tcPr>
          <w:p w14:paraId="67F2F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软件生存周期管理制度</w:t>
            </w:r>
          </w:p>
        </w:tc>
        <w:tc>
          <w:tcPr>
            <w:tcW w:w="1267" w:type="dxa"/>
            <w:vAlign w:val="center"/>
          </w:tcPr>
          <w:p w14:paraId="55FED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A/0</w:t>
            </w:r>
          </w:p>
        </w:tc>
        <w:tc>
          <w:tcPr>
            <w:tcW w:w="846" w:type="dxa"/>
            <w:vAlign w:val="center"/>
          </w:tcPr>
          <w:p w14:paraId="16E7E16D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48178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723" w:type="dxa"/>
            <w:vAlign w:val="center"/>
          </w:tcPr>
          <w:p w14:paraId="7E576E18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5103C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SMP 7.5.9-02</w:t>
            </w:r>
          </w:p>
        </w:tc>
        <w:tc>
          <w:tcPr>
            <w:tcW w:w="4816" w:type="dxa"/>
            <w:vAlign w:val="center"/>
          </w:tcPr>
          <w:p w14:paraId="104E9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编码管理制度</w:t>
            </w:r>
          </w:p>
        </w:tc>
        <w:tc>
          <w:tcPr>
            <w:tcW w:w="1267" w:type="dxa"/>
            <w:vAlign w:val="center"/>
          </w:tcPr>
          <w:p w14:paraId="5D768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A/0</w:t>
            </w:r>
          </w:p>
        </w:tc>
        <w:tc>
          <w:tcPr>
            <w:tcW w:w="846" w:type="dxa"/>
            <w:vAlign w:val="center"/>
          </w:tcPr>
          <w:p w14:paraId="17D9880A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06DAC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723" w:type="dxa"/>
            <w:vAlign w:val="center"/>
          </w:tcPr>
          <w:p w14:paraId="731ED70C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217F0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SMP 7.3-09</w:t>
            </w:r>
          </w:p>
        </w:tc>
        <w:tc>
          <w:tcPr>
            <w:tcW w:w="4816" w:type="dxa"/>
            <w:vAlign w:val="center"/>
          </w:tcPr>
          <w:p w14:paraId="5CF8A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软件开发和测试环境维护制度</w:t>
            </w:r>
          </w:p>
        </w:tc>
        <w:tc>
          <w:tcPr>
            <w:tcW w:w="1267" w:type="dxa"/>
            <w:vAlign w:val="center"/>
          </w:tcPr>
          <w:p w14:paraId="2BED8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A/1</w:t>
            </w:r>
          </w:p>
        </w:tc>
        <w:tc>
          <w:tcPr>
            <w:tcW w:w="846" w:type="dxa"/>
            <w:vAlign w:val="center"/>
          </w:tcPr>
          <w:p w14:paraId="0592F584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7BBB0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723" w:type="dxa"/>
            <w:vAlign w:val="center"/>
          </w:tcPr>
          <w:p w14:paraId="7075B0F8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2B75D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SMP 7.3-03</w:t>
            </w:r>
          </w:p>
        </w:tc>
        <w:tc>
          <w:tcPr>
            <w:tcW w:w="4816" w:type="dxa"/>
            <w:vAlign w:val="center"/>
          </w:tcPr>
          <w:p w14:paraId="363AD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软件配置管理制度</w:t>
            </w:r>
          </w:p>
        </w:tc>
        <w:tc>
          <w:tcPr>
            <w:tcW w:w="1267" w:type="dxa"/>
            <w:vAlign w:val="center"/>
          </w:tcPr>
          <w:p w14:paraId="3F8E5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</w:t>
            </w:r>
            <w:del w:id="118" w:author="徐蕾娜" w:date="2025-09-15T14:14:51Z">
              <w:r>
                <w:rPr>
                  <w:rFonts w:hint="default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1</w:delText>
              </w:r>
            </w:del>
            <w:ins w:id="119" w:author="徐蕾娜" w:date="2025-09-15T14:14:51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2</w:t>
              </w:r>
            </w:ins>
          </w:p>
        </w:tc>
        <w:tc>
          <w:tcPr>
            <w:tcW w:w="846" w:type="dxa"/>
            <w:vAlign w:val="center"/>
          </w:tcPr>
          <w:p w14:paraId="0DF5CF0B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54C83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723" w:type="dxa"/>
            <w:vAlign w:val="center"/>
          </w:tcPr>
          <w:p w14:paraId="0748789C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0C936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-SOP004</w:t>
            </w:r>
          </w:p>
        </w:tc>
        <w:tc>
          <w:tcPr>
            <w:tcW w:w="4816" w:type="dxa"/>
            <w:vAlign w:val="center"/>
          </w:tcPr>
          <w:p w14:paraId="00CFE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软件发布作业指导书</w:t>
            </w:r>
          </w:p>
        </w:tc>
        <w:tc>
          <w:tcPr>
            <w:tcW w:w="1267" w:type="dxa"/>
            <w:vAlign w:val="center"/>
          </w:tcPr>
          <w:p w14:paraId="4CC9D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</w:t>
            </w:r>
            <w:del w:id="120" w:author="徐蕾娜" w:date="2025-09-01T11:21:43Z">
              <w:r>
                <w:rPr>
                  <w:rFonts w:hint="default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0</w:delText>
              </w:r>
            </w:del>
            <w:ins w:id="121" w:author="徐蕾娜" w:date="2025-09-01T11:21:43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1</w:t>
              </w:r>
            </w:ins>
          </w:p>
        </w:tc>
        <w:tc>
          <w:tcPr>
            <w:tcW w:w="846" w:type="dxa"/>
            <w:vAlign w:val="center"/>
          </w:tcPr>
          <w:p w14:paraId="2ABEFEAC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379F6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723" w:type="dxa"/>
            <w:vAlign w:val="center"/>
          </w:tcPr>
          <w:p w14:paraId="0AE1EAF6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7AC6C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-PPM-001</w:t>
            </w:r>
          </w:p>
        </w:tc>
        <w:tc>
          <w:tcPr>
            <w:tcW w:w="4816" w:type="dxa"/>
            <w:vAlign w:val="center"/>
          </w:tcPr>
          <w:p w14:paraId="7FCC8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软件发布流程图</w:t>
            </w:r>
          </w:p>
        </w:tc>
        <w:tc>
          <w:tcPr>
            <w:tcW w:w="1267" w:type="dxa"/>
            <w:vAlign w:val="center"/>
          </w:tcPr>
          <w:p w14:paraId="16687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</w:t>
            </w:r>
            <w:del w:id="122" w:author="徐蕾娜" w:date="2025-09-01T11:21:45Z">
              <w:r>
                <w:rPr>
                  <w:rFonts w:hint="default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0</w:delText>
              </w:r>
            </w:del>
            <w:ins w:id="123" w:author="徐蕾娜" w:date="2025-09-01T11:21:45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1</w:t>
              </w:r>
            </w:ins>
          </w:p>
        </w:tc>
        <w:tc>
          <w:tcPr>
            <w:tcW w:w="846" w:type="dxa"/>
            <w:vAlign w:val="center"/>
          </w:tcPr>
          <w:p w14:paraId="18A00AF4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0DC90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  <w:del w:id="124" w:author="徐蕾娜" w:date="2025-09-15T14:15:05Z"/>
        </w:trPr>
        <w:tc>
          <w:tcPr>
            <w:tcW w:w="723" w:type="dxa"/>
            <w:vAlign w:val="center"/>
          </w:tcPr>
          <w:p w14:paraId="15DE7AB0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del w:id="125" w:author="徐蕾娜" w:date="2025-09-15T14:15:05Z"/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01E71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126" w:author="徐蕾娜" w:date="2025-09-15T14:15:05Z"/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del w:id="127" w:author="徐蕾娜" w:date="2025-09-15T14:15:05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PAPUWIS</w:delText>
              </w:r>
            </w:del>
            <w:del w:id="128" w:author="徐蕾娜" w:date="2025-09-15T14:15:05Z">
              <w:r>
                <w:rPr>
                  <w:rFonts w:hint="default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-MPL-001</w:delText>
              </w:r>
            </w:del>
          </w:p>
        </w:tc>
        <w:tc>
          <w:tcPr>
            <w:tcW w:w="4816" w:type="dxa"/>
            <w:vAlign w:val="center"/>
          </w:tcPr>
          <w:p w14:paraId="72C3E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129" w:author="徐蕾娜" w:date="2025-09-15T14:15:05Z"/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del w:id="130" w:author="徐蕾娜" w:date="2025-09-15T14:15:05Z">
              <w:r>
                <w:rPr>
                  <w:rFonts w:hint="default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原材料采购清单</w:delText>
              </w:r>
            </w:del>
          </w:p>
        </w:tc>
        <w:tc>
          <w:tcPr>
            <w:tcW w:w="1267" w:type="dxa"/>
            <w:vAlign w:val="center"/>
          </w:tcPr>
          <w:p w14:paraId="12BAE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131" w:author="徐蕾娜" w:date="2025-09-15T14:15:05Z"/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del w:id="132" w:author="徐蕾娜" w:date="2025-09-15T14:15:05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A/0</w:delText>
              </w:r>
            </w:del>
          </w:p>
        </w:tc>
        <w:tc>
          <w:tcPr>
            <w:tcW w:w="846" w:type="dxa"/>
            <w:vAlign w:val="center"/>
          </w:tcPr>
          <w:p w14:paraId="01E09E91">
            <w:pPr>
              <w:spacing w:line="300" w:lineRule="exact"/>
              <w:jc w:val="center"/>
              <w:rPr>
                <w:del w:id="133" w:author="徐蕾娜" w:date="2025-09-15T14:15:05Z"/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del w:id="134" w:author="徐蕾娜" w:date="2025-09-15T14:15:05Z">
              <w:r>
                <w:rPr>
                  <w:rFonts w:hint="default" w:ascii="Times New Roman" w:hAnsi="Times New Roman" w:eastAsia="宋体" w:cs="Times New Roman"/>
                  <w:bCs/>
                  <w:color w:val="auto"/>
                  <w:sz w:val="18"/>
                  <w:szCs w:val="18"/>
                  <w:lang w:val="en-US" w:eastAsia="zh-CN"/>
                </w:rPr>
                <w:delText>/</w:delText>
              </w:r>
            </w:del>
          </w:p>
        </w:tc>
      </w:tr>
      <w:tr w14:paraId="1EF4A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9877" w:type="dxa"/>
            <w:gridSpan w:val="5"/>
            <w:vAlign w:val="center"/>
          </w:tcPr>
          <w:p w14:paraId="4F2F9630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auto"/>
                <w:sz w:val="24"/>
                <w:szCs w:val="24"/>
                <w:lang w:val="en-US" w:eastAsia="zh-CN"/>
              </w:rPr>
              <w:t>产品的检验规程</w:t>
            </w:r>
          </w:p>
        </w:tc>
      </w:tr>
      <w:tr w14:paraId="363BE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  <w:del w:id="135" w:author="徐蕾娜" w:date="2025-09-15T14:15:10Z"/>
        </w:trPr>
        <w:tc>
          <w:tcPr>
            <w:tcW w:w="723" w:type="dxa"/>
            <w:vAlign w:val="center"/>
          </w:tcPr>
          <w:p w14:paraId="20CBBDD4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del w:id="136" w:author="徐蕾娜" w:date="2025-09-15T14:15:10Z"/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61FC5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137" w:author="徐蕾娜" w:date="2025-09-15T14:15:10Z"/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del w:id="138" w:author="徐蕾娜" w:date="2025-09-15T14:15:10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PAPUWIS</w:delText>
              </w:r>
            </w:del>
            <w:del w:id="139" w:author="徐蕾娜" w:date="2025-09-15T14:15:10Z">
              <w:r>
                <w:rPr>
                  <w:rFonts w:hint="default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-SOP00</w:delText>
              </w:r>
            </w:del>
            <w:del w:id="140" w:author="徐蕾娜" w:date="2025-09-15T14:15:10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3</w:delText>
              </w:r>
            </w:del>
          </w:p>
        </w:tc>
        <w:tc>
          <w:tcPr>
            <w:tcW w:w="4816" w:type="dxa"/>
            <w:vAlign w:val="center"/>
          </w:tcPr>
          <w:p w14:paraId="54BE4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141" w:author="徐蕾娜" w:date="2025-09-15T14:15:10Z"/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del w:id="142" w:author="徐蕾娜" w:date="2025-09-15T14:15:10Z">
              <w:r>
                <w:rPr>
                  <w:rFonts w:hint="default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进货检验作业指导书</w:delText>
              </w:r>
            </w:del>
          </w:p>
        </w:tc>
        <w:tc>
          <w:tcPr>
            <w:tcW w:w="1267" w:type="dxa"/>
            <w:vAlign w:val="center"/>
          </w:tcPr>
          <w:p w14:paraId="2287D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143" w:author="徐蕾娜" w:date="2025-09-15T14:15:10Z"/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del w:id="144" w:author="徐蕾娜" w:date="2025-09-15T14:15:10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A/0</w:delText>
              </w:r>
            </w:del>
          </w:p>
        </w:tc>
        <w:tc>
          <w:tcPr>
            <w:tcW w:w="846" w:type="dxa"/>
            <w:vAlign w:val="center"/>
          </w:tcPr>
          <w:p w14:paraId="5CF9A4B5">
            <w:pPr>
              <w:spacing w:line="300" w:lineRule="exact"/>
              <w:jc w:val="center"/>
              <w:rPr>
                <w:del w:id="145" w:author="徐蕾娜" w:date="2025-09-15T14:15:10Z"/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  <w:del w:id="146" w:author="徐蕾娜" w:date="2025-09-15T14:15:10Z">
              <w:r>
                <w:rPr>
                  <w:rFonts w:hint="default" w:ascii="Times New Roman" w:hAnsi="Times New Roman" w:eastAsia="宋体" w:cs="Times New Roman"/>
                  <w:bCs/>
                  <w:color w:val="auto"/>
                  <w:sz w:val="18"/>
                  <w:szCs w:val="18"/>
                  <w:lang w:val="en-US" w:eastAsia="zh-CN"/>
                </w:rPr>
                <w:delText>/</w:delText>
              </w:r>
            </w:del>
          </w:p>
        </w:tc>
      </w:tr>
      <w:tr w14:paraId="3A5A1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723" w:type="dxa"/>
            <w:vAlign w:val="center"/>
          </w:tcPr>
          <w:p w14:paraId="62CEB1D3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74997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-SOP00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4816" w:type="dxa"/>
            <w:vAlign w:val="center"/>
          </w:tcPr>
          <w:p w14:paraId="5F7DC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过程检验作业指导书</w:t>
            </w:r>
          </w:p>
        </w:tc>
        <w:tc>
          <w:tcPr>
            <w:tcW w:w="1267" w:type="dxa"/>
            <w:vAlign w:val="center"/>
          </w:tcPr>
          <w:p w14:paraId="7E28A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A/0</w:t>
            </w:r>
          </w:p>
        </w:tc>
        <w:tc>
          <w:tcPr>
            <w:tcW w:w="846" w:type="dxa"/>
            <w:vAlign w:val="center"/>
          </w:tcPr>
          <w:p w14:paraId="12319E01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51F5A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723" w:type="dxa"/>
            <w:vAlign w:val="center"/>
          </w:tcPr>
          <w:p w14:paraId="6BDF96EF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41BED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-SOP00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816" w:type="dxa"/>
            <w:vAlign w:val="center"/>
          </w:tcPr>
          <w:p w14:paraId="4F921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成品检验作业指导书</w:t>
            </w:r>
          </w:p>
        </w:tc>
        <w:tc>
          <w:tcPr>
            <w:tcW w:w="1267" w:type="dxa"/>
            <w:vAlign w:val="center"/>
          </w:tcPr>
          <w:p w14:paraId="59092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</w:t>
            </w:r>
            <w:del w:id="147" w:author="徐蕾娜" w:date="2025-09-01T11:21:56Z">
              <w:r>
                <w:rPr>
                  <w:rFonts w:hint="default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0</w:delText>
              </w:r>
            </w:del>
            <w:ins w:id="148" w:author="徐蕾娜" w:date="2025-09-01T11:21:56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1</w:t>
              </w:r>
            </w:ins>
          </w:p>
        </w:tc>
        <w:tc>
          <w:tcPr>
            <w:tcW w:w="846" w:type="dxa"/>
            <w:vAlign w:val="center"/>
          </w:tcPr>
          <w:p w14:paraId="57BA3596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6D31E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723" w:type="dxa"/>
            <w:vAlign w:val="center"/>
          </w:tcPr>
          <w:p w14:paraId="417A6E4F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51F00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QP 8.2.6</w:t>
            </w:r>
          </w:p>
        </w:tc>
        <w:tc>
          <w:tcPr>
            <w:tcW w:w="4816" w:type="dxa"/>
            <w:vAlign w:val="center"/>
          </w:tcPr>
          <w:p w14:paraId="14C2D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产品监视和测量控制程序</w:t>
            </w:r>
          </w:p>
        </w:tc>
        <w:tc>
          <w:tcPr>
            <w:tcW w:w="1267" w:type="dxa"/>
            <w:vAlign w:val="center"/>
          </w:tcPr>
          <w:p w14:paraId="58610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A/0</w:t>
            </w:r>
          </w:p>
        </w:tc>
        <w:tc>
          <w:tcPr>
            <w:tcW w:w="846" w:type="dxa"/>
            <w:vAlign w:val="center"/>
          </w:tcPr>
          <w:p w14:paraId="65E58B16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52F37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723" w:type="dxa"/>
            <w:vAlign w:val="center"/>
          </w:tcPr>
          <w:p w14:paraId="40A13761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153C05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QR-SMP7.3-05-02</w:t>
            </w:r>
          </w:p>
        </w:tc>
        <w:tc>
          <w:tcPr>
            <w:tcW w:w="4816" w:type="dxa"/>
            <w:vAlign w:val="center"/>
          </w:tcPr>
          <w:p w14:paraId="20E6A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缺陷记录表</w:t>
            </w:r>
          </w:p>
        </w:tc>
        <w:tc>
          <w:tcPr>
            <w:tcW w:w="1267" w:type="dxa"/>
            <w:vAlign w:val="center"/>
          </w:tcPr>
          <w:p w14:paraId="45E46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A/0</w:t>
            </w:r>
          </w:p>
        </w:tc>
        <w:tc>
          <w:tcPr>
            <w:tcW w:w="846" w:type="dxa"/>
            <w:vAlign w:val="center"/>
          </w:tcPr>
          <w:p w14:paraId="0CDC8748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2951E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9877" w:type="dxa"/>
            <w:gridSpan w:val="5"/>
            <w:vAlign w:val="center"/>
          </w:tcPr>
          <w:p w14:paraId="4B2DFD86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auto"/>
                <w:sz w:val="24"/>
                <w:szCs w:val="24"/>
                <w:lang w:val="en-US" w:eastAsia="zh-CN"/>
              </w:rPr>
              <w:t>关键工序和特殊过程确认</w:t>
            </w:r>
          </w:p>
        </w:tc>
      </w:tr>
      <w:tr w14:paraId="3A89E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723" w:type="dxa"/>
            <w:vAlign w:val="center"/>
          </w:tcPr>
          <w:p w14:paraId="5CD363A7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74325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QP 7.5.6</w:t>
            </w:r>
          </w:p>
        </w:tc>
        <w:tc>
          <w:tcPr>
            <w:tcW w:w="4816" w:type="dxa"/>
            <w:vAlign w:val="center"/>
          </w:tcPr>
          <w:p w14:paraId="2339D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生产和服务提供过程确认控制程序</w:t>
            </w:r>
          </w:p>
        </w:tc>
        <w:tc>
          <w:tcPr>
            <w:tcW w:w="1267" w:type="dxa"/>
            <w:vAlign w:val="center"/>
          </w:tcPr>
          <w:p w14:paraId="3366D1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</w:t>
            </w:r>
            <w:del w:id="149" w:author="徐蕾娜" w:date="2025-09-15T14:15:32Z">
              <w:r>
                <w:rPr>
                  <w:rFonts w:hint="default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0</w:delText>
              </w:r>
            </w:del>
            <w:ins w:id="150" w:author="徐蕾娜" w:date="2025-09-15T14:15:32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1</w:t>
              </w:r>
            </w:ins>
          </w:p>
        </w:tc>
        <w:tc>
          <w:tcPr>
            <w:tcW w:w="846" w:type="dxa"/>
            <w:vAlign w:val="center"/>
          </w:tcPr>
          <w:p w14:paraId="32DB55BC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5A475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723" w:type="dxa"/>
            <w:vAlign w:val="center"/>
          </w:tcPr>
          <w:p w14:paraId="0DD943D8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0D48A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PAPUWIS-RMR-001</w:t>
            </w:r>
          </w:p>
        </w:tc>
        <w:tc>
          <w:tcPr>
            <w:tcW w:w="4816" w:type="dxa"/>
            <w:vAlign w:val="center"/>
          </w:tcPr>
          <w:p w14:paraId="04B61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风险管理报告</w:t>
            </w:r>
          </w:p>
        </w:tc>
        <w:tc>
          <w:tcPr>
            <w:tcW w:w="1267" w:type="dxa"/>
            <w:vAlign w:val="center"/>
          </w:tcPr>
          <w:p w14:paraId="3E578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A/1</w:t>
            </w:r>
          </w:p>
        </w:tc>
        <w:tc>
          <w:tcPr>
            <w:tcW w:w="846" w:type="dxa"/>
            <w:vAlign w:val="center"/>
          </w:tcPr>
          <w:p w14:paraId="4CCDA546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28B05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723" w:type="dxa"/>
            <w:vAlign w:val="center"/>
          </w:tcPr>
          <w:p w14:paraId="4B54D3BB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22375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QP 7.3.9</w:t>
            </w:r>
          </w:p>
        </w:tc>
        <w:tc>
          <w:tcPr>
            <w:tcW w:w="4816" w:type="dxa"/>
            <w:vAlign w:val="center"/>
          </w:tcPr>
          <w:p w14:paraId="3DEC7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变更控制程序 </w:t>
            </w:r>
          </w:p>
        </w:tc>
        <w:tc>
          <w:tcPr>
            <w:tcW w:w="1267" w:type="dxa"/>
            <w:vAlign w:val="center"/>
          </w:tcPr>
          <w:p w14:paraId="1D8A1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A/2</w:t>
            </w:r>
          </w:p>
        </w:tc>
        <w:tc>
          <w:tcPr>
            <w:tcW w:w="846" w:type="dxa"/>
            <w:vAlign w:val="center"/>
          </w:tcPr>
          <w:p w14:paraId="79E881FD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68EE8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723" w:type="dxa"/>
            <w:vAlign w:val="center"/>
          </w:tcPr>
          <w:p w14:paraId="2F002D76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054C29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-PVS-001</w:t>
            </w:r>
          </w:p>
        </w:tc>
        <w:tc>
          <w:tcPr>
            <w:tcW w:w="4816" w:type="dxa"/>
            <w:vAlign w:val="center"/>
          </w:tcPr>
          <w:p w14:paraId="539AB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软件发布验证方案</w:t>
            </w:r>
          </w:p>
        </w:tc>
        <w:tc>
          <w:tcPr>
            <w:tcW w:w="1267" w:type="dxa"/>
            <w:vAlign w:val="center"/>
          </w:tcPr>
          <w:p w14:paraId="552D4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</w:t>
            </w:r>
            <w:del w:id="151" w:author="徐蕾娜" w:date="2025-09-01T11:22:36Z">
              <w:r>
                <w:rPr>
                  <w:rFonts w:hint="default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0</w:delText>
              </w:r>
            </w:del>
            <w:ins w:id="152" w:author="徐蕾娜" w:date="2025-09-01T11:22:36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1</w:t>
              </w:r>
            </w:ins>
          </w:p>
        </w:tc>
        <w:tc>
          <w:tcPr>
            <w:tcW w:w="846" w:type="dxa"/>
            <w:vAlign w:val="center"/>
          </w:tcPr>
          <w:p w14:paraId="60B29418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31C4B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723" w:type="dxa"/>
            <w:vAlign w:val="center"/>
          </w:tcPr>
          <w:p w14:paraId="4B4AE00F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4A14F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-PVR-001</w:t>
            </w:r>
          </w:p>
        </w:tc>
        <w:tc>
          <w:tcPr>
            <w:tcW w:w="4816" w:type="dxa"/>
            <w:vAlign w:val="center"/>
          </w:tcPr>
          <w:p w14:paraId="67459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软件发布验证报告</w:t>
            </w:r>
          </w:p>
        </w:tc>
        <w:tc>
          <w:tcPr>
            <w:tcW w:w="1267" w:type="dxa"/>
            <w:vAlign w:val="center"/>
          </w:tcPr>
          <w:p w14:paraId="300A3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</w:t>
            </w:r>
            <w:del w:id="153" w:author="徐蕾娜" w:date="2025-09-01T11:22:41Z">
              <w:r>
                <w:rPr>
                  <w:rFonts w:hint="default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0</w:delText>
              </w:r>
            </w:del>
            <w:ins w:id="154" w:author="徐蕾娜" w:date="2025-09-01T11:22:41Z">
              <w:r>
                <w:rPr>
                  <w:rFonts w:hint="eastAsia" w:ascii="Times New Roman" w:hAnsi="Times New Roman" w:eastAsia="宋体" w:cs="Times New Roman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1</w:t>
              </w:r>
            </w:ins>
          </w:p>
        </w:tc>
        <w:tc>
          <w:tcPr>
            <w:tcW w:w="846" w:type="dxa"/>
            <w:vAlign w:val="center"/>
          </w:tcPr>
          <w:p w14:paraId="297B3724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13853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723" w:type="dxa"/>
            <w:vAlign w:val="center"/>
          </w:tcPr>
          <w:p w14:paraId="2DDEA79E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706B6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QR-QP7.3.8-01</w:t>
            </w:r>
          </w:p>
        </w:tc>
        <w:tc>
          <w:tcPr>
            <w:tcW w:w="4816" w:type="dxa"/>
            <w:vAlign w:val="center"/>
          </w:tcPr>
          <w:p w14:paraId="36B23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设计开发转换计划</w:t>
            </w:r>
          </w:p>
        </w:tc>
        <w:tc>
          <w:tcPr>
            <w:tcW w:w="1267" w:type="dxa"/>
            <w:vAlign w:val="center"/>
          </w:tcPr>
          <w:p w14:paraId="0FA27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  <w:bookmarkStart w:id="1" w:name="_GoBack"/>
            <w:bookmarkEnd w:id="1"/>
          </w:p>
        </w:tc>
        <w:tc>
          <w:tcPr>
            <w:tcW w:w="846" w:type="dxa"/>
            <w:vAlign w:val="center"/>
          </w:tcPr>
          <w:p w14:paraId="0558B075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388A8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723" w:type="dxa"/>
            <w:vAlign w:val="center"/>
          </w:tcPr>
          <w:p w14:paraId="0FE6FA1A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47144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QR-QP7.3.8-02</w:t>
            </w:r>
          </w:p>
        </w:tc>
        <w:tc>
          <w:tcPr>
            <w:tcW w:w="4816" w:type="dxa"/>
            <w:vAlign w:val="center"/>
          </w:tcPr>
          <w:p w14:paraId="09149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设计开发转换方案</w:t>
            </w:r>
          </w:p>
        </w:tc>
        <w:tc>
          <w:tcPr>
            <w:tcW w:w="1267" w:type="dxa"/>
            <w:vAlign w:val="center"/>
          </w:tcPr>
          <w:p w14:paraId="71C93A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A/0</w:t>
            </w:r>
          </w:p>
        </w:tc>
        <w:tc>
          <w:tcPr>
            <w:tcW w:w="846" w:type="dxa"/>
            <w:vAlign w:val="center"/>
          </w:tcPr>
          <w:p w14:paraId="5F53AD24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w14:paraId="21884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723" w:type="dxa"/>
            <w:vAlign w:val="center"/>
          </w:tcPr>
          <w:p w14:paraId="64D77C4D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2225" w:type="dxa"/>
            <w:vAlign w:val="center"/>
          </w:tcPr>
          <w:p w14:paraId="74EE8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QR-QP7.3.8-03</w:t>
            </w:r>
          </w:p>
        </w:tc>
        <w:tc>
          <w:tcPr>
            <w:tcW w:w="4816" w:type="dxa"/>
            <w:vAlign w:val="center"/>
          </w:tcPr>
          <w:p w14:paraId="6E213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设计和开发转换报告</w:t>
            </w:r>
          </w:p>
        </w:tc>
        <w:tc>
          <w:tcPr>
            <w:tcW w:w="1267" w:type="dxa"/>
            <w:vAlign w:val="center"/>
          </w:tcPr>
          <w:p w14:paraId="53DFD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A/0</w:t>
            </w:r>
          </w:p>
        </w:tc>
        <w:tc>
          <w:tcPr>
            <w:tcW w:w="846" w:type="dxa"/>
            <w:vAlign w:val="center"/>
          </w:tcPr>
          <w:p w14:paraId="13780E8D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bookmarkEnd w:id="0"/>
    </w:tbl>
    <w:p w14:paraId="7E36B0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ascii="宋体" w:hAnsi="宋体" w:eastAsia="宋体"/>
          <w:bCs/>
          <w:sz w:val="18"/>
          <w:szCs w:val="18"/>
        </w:rPr>
      </w:pPr>
      <w:r>
        <w:rPr>
          <w:rFonts w:hint="eastAsia" w:asciiTheme="minorEastAsia" w:hAnsiTheme="minorEastAsia"/>
          <w:sz w:val="24"/>
          <w:szCs w:val="24"/>
          <w:lang w:eastAsia="zh"/>
          <w:woUserID w:val="1"/>
        </w:rPr>
        <w:t>编制人/日期：                审核人/日期：                批准人/日期：</w:t>
      </w:r>
    </w:p>
    <w:p w14:paraId="7B4ED9A9">
      <w:pPr>
        <w:spacing w:line="300" w:lineRule="exact"/>
        <w:rPr>
          <w:rFonts w:ascii="宋体" w:hAnsi="宋体" w:eastAsia="宋体"/>
          <w:bCs/>
          <w:sz w:val="18"/>
          <w:szCs w:val="18"/>
        </w:rPr>
      </w:pPr>
    </w:p>
    <w:p w14:paraId="10226716"/>
    <w:sectPr>
      <w:headerReference r:id="rId5" w:type="default"/>
      <w:footerReference r:id="rId6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uisse Int'l MIT">
    <w:altName w:val="Arial"/>
    <w:panose1 w:val="00000000000000000000"/>
    <w:charset w:val="00"/>
    <w:family w:val="auto"/>
    <w:pitch w:val="default"/>
    <w:sig w:usb0="00000000" w:usb1="00000000" w:usb2="00000008" w:usb3="00000000" w:csb0="000000D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DDB009">
    <w:pPr>
      <w:pStyle w:val="19"/>
      <w:keepLines/>
      <w:spacing w:line="240" w:lineRule="auto"/>
      <w:ind w:right="0"/>
      <w:jc w:val="center"/>
    </w:pPr>
    <w:r>
      <w:rPr>
        <w:rFonts w:hint="eastAsia"/>
        <w:lang w:val="en-US" w:eastAsia="zh-CN"/>
      </w:rPr>
      <w:t xml:space="preserve">南京鱼跃软件技术有限公司   </w:t>
    </w:r>
    <w:r>
      <w:t xml:space="preserve">     </w:t>
    </w:r>
    <w:r>
      <w:rPr>
        <w:rFonts w:hint="eastAsia"/>
        <w:lang w:val="en-US" w:eastAsia="zh-CN"/>
      </w:rPr>
      <w:t xml:space="preserve">                                                    </w:t>
    </w:r>
    <w:r>
      <w:t xml:space="preserve">              P</w:t>
    </w:r>
    <w:r>
      <w:rPr>
        <w:rFonts w:hint="eastAsia"/>
      </w:rPr>
      <w:t>age</w:t>
    </w:r>
    <w: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szCs w:val="24"/>
      </w:rPr>
      <w:t>5</w:t>
    </w:r>
    <w:r>
      <w:rPr>
        <w:b/>
        <w:bCs/>
        <w:sz w:val="24"/>
        <w:szCs w:val="24"/>
      </w:rPr>
      <w:fldChar w:fldCharType="end"/>
    </w:r>
    <w:r>
      <w:t xml:space="preserve"> </w:t>
    </w:r>
    <w:r>
      <w:rPr>
        <w:rFonts w:hint="eastAsia"/>
      </w:rPr>
      <w:t>of</w:t>
    </w:r>
    <w: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4</w:t>
    </w:r>
    <w:r>
      <w:rPr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04130C">
    <w:pPr>
      <w:pStyle w:val="20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医疗器械主文档清单</w:t>
    </w:r>
    <w:r>
      <w:rPr>
        <w:rFonts w:hint="eastAsia"/>
      </w:rPr>
      <w:t>Q</w:t>
    </w:r>
    <w:r>
      <w:t>R-QP4.2.</w:t>
    </w:r>
    <w:r>
      <w:rPr>
        <w:rFonts w:hint="eastAsia"/>
        <w:lang w:val="en-US" w:eastAsia="zh-CN"/>
      </w:rPr>
      <w:t>3</w:t>
    </w:r>
    <w:r>
      <w:t>-0</w:t>
    </w:r>
    <w:r>
      <w:rPr>
        <w:rFonts w:hint="eastAsia"/>
        <w:lang w:val="en-US" w:eastAsia="zh-CN"/>
      </w:rPr>
      <w:t>1</w:t>
    </w:r>
    <w:r>
      <w:t xml:space="preserve"> </w:t>
    </w:r>
    <w:r>
      <w:rPr>
        <w:rFonts w:hint="eastAsia"/>
        <w:lang w:val="en-US" w:eastAsia="zh-CN"/>
      </w:rPr>
      <w:t xml:space="preserve">                                                                  </w:t>
    </w:r>
    <w:r>
      <w:rPr>
        <w:rFonts w:hint="eastAsia"/>
      </w:rPr>
      <w:t>版本号：</w:t>
    </w:r>
    <w:r>
      <w:rPr>
        <w:rFonts w:hint="eastAsia"/>
        <w:lang w:val="en-US" w:eastAsia="zh-CN"/>
      </w:rPr>
      <w:t>A/0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1E1F0B"/>
    <w:multiLevelType w:val="multilevel"/>
    <w:tmpl w:val="0C1E1F0B"/>
    <w:lvl w:ilvl="0" w:tentative="0">
      <w:start w:val="1"/>
      <w:numFmt w:val="decimal"/>
      <w:pStyle w:val="2"/>
      <w:lvlText w:val="%1"/>
      <w:lvlJc w:val="left"/>
      <w:pPr>
        <w:ind w:left="425" w:hanging="425"/>
      </w:pPr>
      <w:rPr>
        <w:rFonts w:ascii="宋体" w:hAnsi="宋体" w:eastAsia="宋体"/>
      </w:rPr>
    </w:lvl>
    <w:lvl w:ilvl="1" w:tentative="0">
      <w:start w:val="1"/>
      <w:numFmt w:val="decimal"/>
      <w:pStyle w:val="3"/>
      <w:lvlText w:val="%1.%2"/>
      <w:lvlJc w:val="left"/>
      <w:pPr>
        <w:ind w:left="992" w:hanging="567"/>
      </w:pPr>
      <w:rPr>
        <w:rFonts w:asciiTheme="majorEastAsia" w:hAnsiTheme="majorEastAsia" w:eastAsiaTheme="majorEastAsia"/>
      </w:rPr>
    </w:lvl>
    <w:lvl w:ilvl="2" w:tentative="0">
      <w:start w:val="1"/>
      <w:numFmt w:val="decimal"/>
      <w:lvlText w:val="%1.%2.%3"/>
      <w:lvlJc w:val="left"/>
      <w:pPr>
        <w:ind w:left="567" w:hanging="567"/>
      </w:pPr>
      <w:rPr>
        <w:rFonts w:asciiTheme="majorEastAsia" w:hAnsiTheme="majorEastAsia" w:eastAsiaTheme="majorEastAsia"/>
      </w:rPr>
    </w:lvl>
    <w:lvl w:ilvl="3" w:tentative="0">
      <w:start w:val="1"/>
      <w:numFmt w:val="decimal"/>
      <w:pStyle w:val="5"/>
      <w:lvlText w:val="%1.%2.%3.%4"/>
      <w:lvlJc w:val="left"/>
      <w:pPr>
        <w:ind w:left="708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>
    <w:nsid w:val="130591CC"/>
    <w:multiLevelType w:val="multilevel"/>
    <w:tmpl w:val="130591CC"/>
    <w:lvl w:ilvl="0" w:tentative="0">
      <w:start w:val="1"/>
      <w:numFmt w:val="decimal"/>
      <w:suff w:val="nothing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4D613C6"/>
    <w:multiLevelType w:val="multilevel"/>
    <w:tmpl w:val="44D613C6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ind w:left="0" w:firstLine="0"/>
      </w:pPr>
      <w:rPr>
        <w:rFonts w:hint="eastAsia" w:asciiTheme="majorEastAsia" w:hAnsiTheme="majorEastAsia" w:eastAsiaTheme="major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徐蕾娜">
    <w15:presenceInfo w15:providerId="WPS Office" w15:userId="750699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revisionView w:markup="0"/>
  <w:trackRevisions w:val="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U0ZjJlN2FkMTgzNWVkYjMyNjg2Yzk3YmFiMDZlMjMifQ=="/>
  </w:docVars>
  <w:rsids>
    <w:rsidRoot w:val="00D77017"/>
    <w:rsid w:val="00001F0C"/>
    <w:rsid w:val="00002326"/>
    <w:rsid w:val="00006218"/>
    <w:rsid w:val="000111CE"/>
    <w:rsid w:val="00020C4C"/>
    <w:rsid w:val="00020CE1"/>
    <w:rsid w:val="00027295"/>
    <w:rsid w:val="00030721"/>
    <w:rsid w:val="000344F8"/>
    <w:rsid w:val="00037144"/>
    <w:rsid w:val="00037511"/>
    <w:rsid w:val="00042577"/>
    <w:rsid w:val="00044DD6"/>
    <w:rsid w:val="0004715A"/>
    <w:rsid w:val="00062760"/>
    <w:rsid w:val="0006555A"/>
    <w:rsid w:val="00066849"/>
    <w:rsid w:val="00077DAB"/>
    <w:rsid w:val="00086B27"/>
    <w:rsid w:val="00095642"/>
    <w:rsid w:val="000A2945"/>
    <w:rsid w:val="000B19D2"/>
    <w:rsid w:val="000B26A2"/>
    <w:rsid w:val="000B799E"/>
    <w:rsid w:val="000C0F5B"/>
    <w:rsid w:val="000C4D24"/>
    <w:rsid w:val="000C581C"/>
    <w:rsid w:val="000C5BD6"/>
    <w:rsid w:val="000C6645"/>
    <w:rsid w:val="000C7DCB"/>
    <w:rsid w:val="000D543E"/>
    <w:rsid w:val="000D64FF"/>
    <w:rsid w:val="000D6593"/>
    <w:rsid w:val="000E1244"/>
    <w:rsid w:val="000E62AC"/>
    <w:rsid w:val="000E6353"/>
    <w:rsid w:val="000F0549"/>
    <w:rsid w:val="000F670B"/>
    <w:rsid w:val="00100E57"/>
    <w:rsid w:val="00101FA9"/>
    <w:rsid w:val="00101FE5"/>
    <w:rsid w:val="001026C4"/>
    <w:rsid w:val="00102BF7"/>
    <w:rsid w:val="00117EB8"/>
    <w:rsid w:val="00120D53"/>
    <w:rsid w:val="001219B9"/>
    <w:rsid w:val="00123D8E"/>
    <w:rsid w:val="0012572F"/>
    <w:rsid w:val="0012667F"/>
    <w:rsid w:val="001343E2"/>
    <w:rsid w:val="001348A1"/>
    <w:rsid w:val="00137FA5"/>
    <w:rsid w:val="00144696"/>
    <w:rsid w:val="0014678E"/>
    <w:rsid w:val="001503AF"/>
    <w:rsid w:val="00157443"/>
    <w:rsid w:val="00165538"/>
    <w:rsid w:val="00171A04"/>
    <w:rsid w:val="00176BC2"/>
    <w:rsid w:val="0018557D"/>
    <w:rsid w:val="00191A36"/>
    <w:rsid w:val="00193FF9"/>
    <w:rsid w:val="001A3BB3"/>
    <w:rsid w:val="001A4F19"/>
    <w:rsid w:val="001A5249"/>
    <w:rsid w:val="001B128E"/>
    <w:rsid w:val="001B3151"/>
    <w:rsid w:val="001C12D0"/>
    <w:rsid w:val="001C1D7A"/>
    <w:rsid w:val="001D1C41"/>
    <w:rsid w:val="001D1C58"/>
    <w:rsid w:val="001D4B1F"/>
    <w:rsid w:val="001D4CF2"/>
    <w:rsid w:val="001D756E"/>
    <w:rsid w:val="001E1547"/>
    <w:rsid w:val="001E417D"/>
    <w:rsid w:val="001E4831"/>
    <w:rsid w:val="001E5C2D"/>
    <w:rsid w:val="001F1E1A"/>
    <w:rsid w:val="001F258C"/>
    <w:rsid w:val="002026ED"/>
    <w:rsid w:val="0020650B"/>
    <w:rsid w:val="00210105"/>
    <w:rsid w:val="00213AB8"/>
    <w:rsid w:val="00216493"/>
    <w:rsid w:val="00220706"/>
    <w:rsid w:val="0022508C"/>
    <w:rsid w:val="0023413B"/>
    <w:rsid w:val="002354EE"/>
    <w:rsid w:val="002413DA"/>
    <w:rsid w:val="00244235"/>
    <w:rsid w:val="00245431"/>
    <w:rsid w:val="00251132"/>
    <w:rsid w:val="002560B4"/>
    <w:rsid w:val="00262AB4"/>
    <w:rsid w:val="00264847"/>
    <w:rsid w:val="00264959"/>
    <w:rsid w:val="002743E1"/>
    <w:rsid w:val="00275597"/>
    <w:rsid w:val="00282FA7"/>
    <w:rsid w:val="0028620D"/>
    <w:rsid w:val="0029111D"/>
    <w:rsid w:val="0029552F"/>
    <w:rsid w:val="0029599F"/>
    <w:rsid w:val="0029754D"/>
    <w:rsid w:val="002A0A04"/>
    <w:rsid w:val="002A3258"/>
    <w:rsid w:val="002A4D93"/>
    <w:rsid w:val="002B0FF9"/>
    <w:rsid w:val="002B1A37"/>
    <w:rsid w:val="002B7815"/>
    <w:rsid w:val="002C0CCC"/>
    <w:rsid w:val="002D1C0C"/>
    <w:rsid w:val="002D22D1"/>
    <w:rsid w:val="002D267F"/>
    <w:rsid w:val="002D5062"/>
    <w:rsid w:val="002E24F2"/>
    <w:rsid w:val="002E4130"/>
    <w:rsid w:val="002F048D"/>
    <w:rsid w:val="002F43BF"/>
    <w:rsid w:val="003024A3"/>
    <w:rsid w:val="00303382"/>
    <w:rsid w:val="003038E1"/>
    <w:rsid w:val="00310156"/>
    <w:rsid w:val="003102DC"/>
    <w:rsid w:val="003105A7"/>
    <w:rsid w:val="00310F71"/>
    <w:rsid w:val="0031194A"/>
    <w:rsid w:val="00312793"/>
    <w:rsid w:val="003216F8"/>
    <w:rsid w:val="00324232"/>
    <w:rsid w:val="00330471"/>
    <w:rsid w:val="00332D89"/>
    <w:rsid w:val="00334572"/>
    <w:rsid w:val="0033764B"/>
    <w:rsid w:val="00344B0B"/>
    <w:rsid w:val="003473AA"/>
    <w:rsid w:val="00353155"/>
    <w:rsid w:val="00356C2E"/>
    <w:rsid w:val="003632FE"/>
    <w:rsid w:val="00363590"/>
    <w:rsid w:val="0036497E"/>
    <w:rsid w:val="00367677"/>
    <w:rsid w:val="00382C36"/>
    <w:rsid w:val="00386A82"/>
    <w:rsid w:val="003958F7"/>
    <w:rsid w:val="003A18EB"/>
    <w:rsid w:val="003A2322"/>
    <w:rsid w:val="003A3714"/>
    <w:rsid w:val="003A4834"/>
    <w:rsid w:val="003B0F2A"/>
    <w:rsid w:val="003B5D3F"/>
    <w:rsid w:val="003C60D9"/>
    <w:rsid w:val="003C6D15"/>
    <w:rsid w:val="003D06B3"/>
    <w:rsid w:val="003D30F2"/>
    <w:rsid w:val="003D3679"/>
    <w:rsid w:val="003E00AA"/>
    <w:rsid w:val="003E1B26"/>
    <w:rsid w:val="003E4005"/>
    <w:rsid w:val="003E4743"/>
    <w:rsid w:val="003E6EDD"/>
    <w:rsid w:val="003F2AF7"/>
    <w:rsid w:val="00410AD4"/>
    <w:rsid w:val="004171AA"/>
    <w:rsid w:val="004216AC"/>
    <w:rsid w:val="00423D58"/>
    <w:rsid w:val="004340AD"/>
    <w:rsid w:val="00440A16"/>
    <w:rsid w:val="0044321A"/>
    <w:rsid w:val="00446B43"/>
    <w:rsid w:val="00462283"/>
    <w:rsid w:val="00463038"/>
    <w:rsid w:val="0046354A"/>
    <w:rsid w:val="00470838"/>
    <w:rsid w:val="00473308"/>
    <w:rsid w:val="00476860"/>
    <w:rsid w:val="00484479"/>
    <w:rsid w:val="004A1B82"/>
    <w:rsid w:val="004A40DE"/>
    <w:rsid w:val="004B643D"/>
    <w:rsid w:val="004C0F57"/>
    <w:rsid w:val="004C4AC5"/>
    <w:rsid w:val="004C68C3"/>
    <w:rsid w:val="004D6FF8"/>
    <w:rsid w:val="004E00E4"/>
    <w:rsid w:val="004F0E67"/>
    <w:rsid w:val="004F2ECA"/>
    <w:rsid w:val="004F32FF"/>
    <w:rsid w:val="004F3A81"/>
    <w:rsid w:val="004F6C52"/>
    <w:rsid w:val="004F7BA9"/>
    <w:rsid w:val="00503596"/>
    <w:rsid w:val="00503C52"/>
    <w:rsid w:val="00522055"/>
    <w:rsid w:val="00530674"/>
    <w:rsid w:val="00531467"/>
    <w:rsid w:val="0053514B"/>
    <w:rsid w:val="00536504"/>
    <w:rsid w:val="0054057B"/>
    <w:rsid w:val="00551FCD"/>
    <w:rsid w:val="00553844"/>
    <w:rsid w:val="00555B35"/>
    <w:rsid w:val="0056111A"/>
    <w:rsid w:val="00562EA5"/>
    <w:rsid w:val="0056460A"/>
    <w:rsid w:val="00566D75"/>
    <w:rsid w:val="00570AE2"/>
    <w:rsid w:val="00570E2E"/>
    <w:rsid w:val="00586A27"/>
    <w:rsid w:val="0059336C"/>
    <w:rsid w:val="005956A8"/>
    <w:rsid w:val="00596AAA"/>
    <w:rsid w:val="005A0214"/>
    <w:rsid w:val="005A47C4"/>
    <w:rsid w:val="005A75B6"/>
    <w:rsid w:val="005B0F95"/>
    <w:rsid w:val="005C342A"/>
    <w:rsid w:val="005D41BE"/>
    <w:rsid w:val="005E6FB7"/>
    <w:rsid w:val="005E7394"/>
    <w:rsid w:val="005F3668"/>
    <w:rsid w:val="005F3DB6"/>
    <w:rsid w:val="005F7073"/>
    <w:rsid w:val="006035F7"/>
    <w:rsid w:val="006036C9"/>
    <w:rsid w:val="00606F02"/>
    <w:rsid w:val="00607ADD"/>
    <w:rsid w:val="00607CC8"/>
    <w:rsid w:val="00614481"/>
    <w:rsid w:val="006219FC"/>
    <w:rsid w:val="0063468B"/>
    <w:rsid w:val="00637B4A"/>
    <w:rsid w:val="00641E93"/>
    <w:rsid w:val="006424C7"/>
    <w:rsid w:val="00645B17"/>
    <w:rsid w:val="00651685"/>
    <w:rsid w:val="00651FCC"/>
    <w:rsid w:val="00653869"/>
    <w:rsid w:val="00654BF8"/>
    <w:rsid w:val="00667AA9"/>
    <w:rsid w:val="00672A1B"/>
    <w:rsid w:val="00675D95"/>
    <w:rsid w:val="00683D5E"/>
    <w:rsid w:val="006850ED"/>
    <w:rsid w:val="00685C42"/>
    <w:rsid w:val="0069454D"/>
    <w:rsid w:val="00697EF3"/>
    <w:rsid w:val="006A3057"/>
    <w:rsid w:val="006A517D"/>
    <w:rsid w:val="006A6734"/>
    <w:rsid w:val="006A6EDC"/>
    <w:rsid w:val="006B0E0D"/>
    <w:rsid w:val="006B141F"/>
    <w:rsid w:val="006C1159"/>
    <w:rsid w:val="006C2E55"/>
    <w:rsid w:val="006C4529"/>
    <w:rsid w:val="006D19FD"/>
    <w:rsid w:val="006D458B"/>
    <w:rsid w:val="006E38D8"/>
    <w:rsid w:val="006E67F2"/>
    <w:rsid w:val="006E69AF"/>
    <w:rsid w:val="006F03EE"/>
    <w:rsid w:val="006F0CF7"/>
    <w:rsid w:val="006F2903"/>
    <w:rsid w:val="006F55EA"/>
    <w:rsid w:val="006F5FBC"/>
    <w:rsid w:val="00703014"/>
    <w:rsid w:val="00704A12"/>
    <w:rsid w:val="00706209"/>
    <w:rsid w:val="0071323C"/>
    <w:rsid w:val="00713582"/>
    <w:rsid w:val="00713FF2"/>
    <w:rsid w:val="00715DCA"/>
    <w:rsid w:val="007211D3"/>
    <w:rsid w:val="0072713B"/>
    <w:rsid w:val="007307C7"/>
    <w:rsid w:val="00732CF7"/>
    <w:rsid w:val="007334F5"/>
    <w:rsid w:val="0073414A"/>
    <w:rsid w:val="00744873"/>
    <w:rsid w:val="00747ADE"/>
    <w:rsid w:val="00750FC2"/>
    <w:rsid w:val="007555C1"/>
    <w:rsid w:val="007678D1"/>
    <w:rsid w:val="0077067B"/>
    <w:rsid w:val="00770BF9"/>
    <w:rsid w:val="0077170D"/>
    <w:rsid w:val="0077743A"/>
    <w:rsid w:val="007774AD"/>
    <w:rsid w:val="00780F58"/>
    <w:rsid w:val="00786847"/>
    <w:rsid w:val="007900F7"/>
    <w:rsid w:val="007A5447"/>
    <w:rsid w:val="007A578A"/>
    <w:rsid w:val="007A5A93"/>
    <w:rsid w:val="007A79DF"/>
    <w:rsid w:val="007B1972"/>
    <w:rsid w:val="007B4534"/>
    <w:rsid w:val="007B798D"/>
    <w:rsid w:val="007C3638"/>
    <w:rsid w:val="007D1E87"/>
    <w:rsid w:val="007E0595"/>
    <w:rsid w:val="007E1A54"/>
    <w:rsid w:val="007E284C"/>
    <w:rsid w:val="007E78C0"/>
    <w:rsid w:val="007F0103"/>
    <w:rsid w:val="007F3020"/>
    <w:rsid w:val="007F7919"/>
    <w:rsid w:val="007F7C06"/>
    <w:rsid w:val="008006BE"/>
    <w:rsid w:val="00800815"/>
    <w:rsid w:val="00800F92"/>
    <w:rsid w:val="00807783"/>
    <w:rsid w:val="00811D60"/>
    <w:rsid w:val="00820463"/>
    <w:rsid w:val="00823A39"/>
    <w:rsid w:val="00826794"/>
    <w:rsid w:val="00845848"/>
    <w:rsid w:val="00845D37"/>
    <w:rsid w:val="008479E7"/>
    <w:rsid w:val="008506CB"/>
    <w:rsid w:val="00855F81"/>
    <w:rsid w:val="00856E96"/>
    <w:rsid w:val="00857C15"/>
    <w:rsid w:val="00865715"/>
    <w:rsid w:val="00865C09"/>
    <w:rsid w:val="0086709A"/>
    <w:rsid w:val="008713C4"/>
    <w:rsid w:val="008714BA"/>
    <w:rsid w:val="00872519"/>
    <w:rsid w:val="0087281C"/>
    <w:rsid w:val="00882C1B"/>
    <w:rsid w:val="00886F50"/>
    <w:rsid w:val="00887EB5"/>
    <w:rsid w:val="00895431"/>
    <w:rsid w:val="0089594A"/>
    <w:rsid w:val="008977A9"/>
    <w:rsid w:val="008A4EE1"/>
    <w:rsid w:val="008A7CCE"/>
    <w:rsid w:val="008B410E"/>
    <w:rsid w:val="008B7EAD"/>
    <w:rsid w:val="008C0CEB"/>
    <w:rsid w:val="008C0D42"/>
    <w:rsid w:val="008D0108"/>
    <w:rsid w:val="008D03C5"/>
    <w:rsid w:val="008D11AA"/>
    <w:rsid w:val="008D1586"/>
    <w:rsid w:val="008D179C"/>
    <w:rsid w:val="008D2769"/>
    <w:rsid w:val="008D2B1A"/>
    <w:rsid w:val="008D37C0"/>
    <w:rsid w:val="008D5656"/>
    <w:rsid w:val="008E4E95"/>
    <w:rsid w:val="008E5B24"/>
    <w:rsid w:val="008F0ACD"/>
    <w:rsid w:val="008F0AD3"/>
    <w:rsid w:val="008F1BB9"/>
    <w:rsid w:val="008F2B42"/>
    <w:rsid w:val="00902171"/>
    <w:rsid w:val="00907260"/>
    <w:rsid w:val="00907BC8"/>
    <w:rsid w:val="00913A66"/>
    <w:rsid w:val="009248CA"/>
    <w:rsid w:val="00924B9A"/>
    <w:rsid w:val="0093016A"/>
    <w:rsid w:val="00932CF9"/>
    <w:rsid w:val="0093506B"/>
    <w:rsid w:val="0095088D"/>
    <w:rsid w:val="00951D1E"/>
    <w:rsid w:val="0095250F"/>
    <w:rsid w:val="009541FB"/>
    <w:rsid w:val="009544D3"/>
    <w:rsid w:val="00975674"/>
    <w:rsid w:val="0098268A"/>
    <w:rsid w:val="009836B1"/>
    <w:rsid w:val="00986A68"/>
    <w:rsid w:val="009906FC"/>
    <w:rsid w:val="00990EBC"/>
    <w:rsid w:val="009931CE"/>
    <w:rsid w:val="00995EC5"/>
    <w:rsid w:val="00997E4F"/>
    <w:rsid w:val="009A7148"/>
    <w:rsid w:val="009A744E"/>
    <w:rsid w:val="009C372F"/>
    <w:rsid w:val="009C5EDD"/>
    <w:rsid w:val="009C7641"/>
    <w:rsid w:val="009D0F85"/>
    <w:rsid w:val="009D4987"/>
    <w:rsid w:val="009D6832"/>
    <w:rsid w:val="009E06F2"/>
    <w:rsid w:val="009E09AA"/>
    <w:rsid w:val="009E4745"/>
    <w:rsid w:val="009E6F8E"/>
    <w:rsid w:val="009E7696"/>
    <w:rsid w:val="009E79F9"/>
    <w:rsid w:val="009F1EC3"/>
    <w:rsid w:val="009F435E"/>
    <w:rsid w:val="00A05C02"/>
    <w:rsid w:val="00A06B33"/>
    <w:rsid w:val="00A0741D"/>
    <w:rsid w:val="00A15BC2"/>
    <w:rsid w:val="00A17925"/>
    <w:rsid w:val="00A21159"/>
    <w:rsid w:val="00A22973"/>
    <w:rsid w:val="00A236FE"/>
    <w:rsid w:val="00A24BFF"/>
    <w:rsid w:val="00A37AE6"/>
    <w:rsid w:val="00A45079"/>
    <w:rsid w:val="00A4620E"/>
    <w:rsid w:val="00A47032"/>
    <w:rsid w:val="00A5233E"/>
    <w:rsid w:val="00A60DA9"/>
    <w:rsid w:val="00A61864"/>
    <w:rsid w:val="00A650AF"/>
    <w:rsid w:val="00A712B5"/>
    <w:rsid w:val="00A74006"/>
    <w:rsid w:val="00A8208E"/>
    <w:rsid w:val="00A83B01"/>
    <w:rsid w:val="00A842AA"/>
    <w:rsid w:val="00A84F03"/>
    <w:rsid w:val="00A90365"/>
    <w:rsid w:val="00A957FD"/>
    <w:rsid w:val="00A958FA"/>
    <w:rsid w:val="00AB39F7"/>
    <w:rsid w:val="00AB4242"/>
    <w:rsid w:val="00AC71D4"/>
    <w:rsid w:val="00AD5AA8"/>
    <w:rsid w:val="00AD62F7"/>
    <w:rsid w:val="00AD66B8"/>
    <w:rsid w:val="00AD694F"/>
    <w:rsid w:val="00AE217D"/>
    <w:rsid w:val="00AF18B8"/>
    <w:rsid w:val="00AF2078"/>
    <w:rsid w:val="00AF5513"/>
    <w:rsid w:val="00B0269B"/>
    <w:rsid w:val="00B03AED"/>
    <w:rsid w:val="00B16546"/>
    <w:rsid w:val="00B176E4"/>
    <w:rsid w:val="00B20791"/>
    <w:rsid w:val="00B21D8E"/>
    <w:rsid w:val="00B27348"/>
    <w:rsid w:val="00B312B5"/>
    <w:rsid w:val="00B323BA"/>
    <w:rsid w:val="00B50883"/>
    <w:rsid w:val="00B517CA"/>
    <w:rsid w:val="00B518BD"/>
    <w:rsid w:val="00B54743"/>
    <w:rsid w:val="00B55717"/>
    <w:rsid w:val="00B62F27"/>
    <w:rsid w:val="00B6329A"/>
    <w:rsid w:val="00B63AAC"/>
    <w:rsid w:val="00B65CD9"/>
    <w:rsid w:val="00B66518"/>
    <w:rsid w:val="00B7437D"/>
    <w:rsid w:val="00B74FC7"/>
    <w:rsid w:val="00B75294"/>
    <w:rsid w:val="00B7575A"/>
    <w:rsid w:val="00B876E1"/>
    <w:rsid w:val="00B91F34"/>
    <w:rsid w:val="00B95B70"/>
    <w:rsid w:val="00BA2E1A"/>
    <w:rsid w:val="00BA3D6C"/>
    <w:rsid w:val="00BB5D4E"/>
    <w:rsid w:val="00BC025C"/>
    <w:rsid w:val="00BC0CAA"/>
    <w:rsid w:val="00BD01A2"/>
    <w:rsid w:val="00BD0E88"/>
    <w:rsid w:val="00BD17EF"/>
    <w:rsid w:val="00BD586B"/>
    <w:rsid w:val="00BE1096"/>
    <w:rsid w:val="00BE511E"/>
    <w:rsid w:val="00BE5F24"/>
    <w:rsid w:val="00BF4859"/>
    <w:rsid w:val="00BF64D6"/>
    <w:rsid w:val="00C0237A"/>
    <w:rsid w:val="00C057B3"/>
    <w:rsid w:val="00C14A57"/>
    <w:rsid w:val="00C155DD"/>
    <w:rsid w:val="00C21660"/>
    <w:rsid w:val="00C22C02"/>
    <w:rsid w:val="00C247D3"/>
    <w:rsid w:val="00C40B57"/>
    <w:rsid w:val="00C41C88"/>
    <w:rsid w:val="00C43050"/>
    <w:rsid w:val="00C45CBD"/>
    <w:rsid w:val="00C511AD"/>
    <w:rsid w:val="00C53115"/>
    <w:rsid w:val="00C60877"/>
    <w:rsid w:val="00C70CD4"/>
    <w:rsid w:val="00C83912"/>
    <w:rsid w:val="00C86652"/>
    <w:rsid w:val="00C86D48"/>
    <w:rsid w:val="00C91A1E"/>
    <w:rsid w:val="00CA0A18"/>
    <w:rsid w:val="00CA1504"/>
    <w:rsid w:val="00CA4958"/>
    <w:rsid w:val="00CA5215"/>
    <w:rsid w:val="00CB052F"/>
    <w:rsid w:val="00CB4758"/>
    <w:rsid w:val="00CC4942"/>
    <w:rsid w:val="00CC6129"/>
    <w:rsid w:val="00CC6CD3"/>
    <w:rsid w:val="00CC7066"/>
    <w:rsid w:val="00CE13DB"/>
    <w:rsid w:val="00CE6543"/>
    <w:rsid w:val="00CE6B81"/>
    <w:rsid w:val="00CF0535"/>
    <w:rsid w:val="00CF1592"/>
    <w:rsid w:val="00CF180B"/>
    <w:rsid w:val="00D006C2"/>
    <w:rsid w:val="00D05D2C"/>
    <w:rsid w:val="00D1088D"/>
    <w:rsid w:val="00D1116F"/>
    <w:rsid w:val="00D127B1"/>
    <w:rsid w:val="00D22F90"/>
    <w:rsid w:val="00D25BCF"/>
    <w:rsid w:val="00D260EB"/>
    <w:rsid w:val="00D32D77"/>
    <w:rsid w:val="00D35829"/>
    <w:rsid w:val="00D37725"/>
    <w:rsid w:val="00D41966"/>
    <w:rsid w:val="00D467B6"/>
    <w:rsid w:val="00D6125E"/>
    <w:rsid w:val="00D70A43"/>
    <w:rsid w:val="00D70F3E"/>
    <w:rsid w:val="00D73B03"/>
    <w:rsid w:val="00D77017"/>
    <w:rsid w:val="00D80585"/>
    <w:rsid w:val="00D83566"/>
    <w:rsid w:val="00D842C5"/>
    <w:rsid w:val="00D941DD"/>
    <w:rsid w:val="00D94927"/>
    <w:rsid w:val="00D95BFC"/>
    <w:rsid w:val="00D979E3"/>
    <w:rsid w:val="00DA0511"/>
    <w:rsid w:val="00DA11BA"/>
    <w:rsid w:val="00DA283B"/>
    <w:rsid w:val="00DA36D1"/>
    <w:rsid w:val="00DA4FD6"/>
    <w:rsid w:val="00DA66CF"/>
    <w:rsid w:val="00DA769C"/>
    <w:rsid w:val="00DB1DE4"/>
    <w:rsid w:val="00DB40C9"/>
    <w:rsid w:val="00DB4B20"/>
    <w:rsid w:val="00DB7372"/>
    <w:rsid w:val="00DC229B"/>
    <w:rsid w:val="00DC335D"/>
    <w:rsid w:val="00DC6D99"/>
    <w:rsid w:val="00DD02C9"/>
    <w:rsid w:val="00DD1310"/>
    <w:rsid w:val="00DD41C0"/>
    <w:rsid w:val="00DE175E"/>
    <w:rsid w:val="00DF1095"/>
    <w:rsid w:val="00DF1A12"/>
    <w:rsid w:val="00DF5D7D"/>
    <w:rsid w:val="00E0234A"/>
    <w:rsid w:val="00E02770"/>
    <w:rsid w:val="00E02BD8"/>
    <w:rsid w:val="00E13434"/>
    <w:rsid w:val="00E20209"/>
    <w:rsid w:val="00E20561"/>
    <w:rsid w:val="00E217BD"/>
    <w:rsid w:val="00E27C2F"/>
    <w:rsid w:val="00E27CE2"/>
    <w:rsid w:val="00E31684"/>
    <w:rsid w:val="00E4006B"/>
    <w:rsid w:val="00E410E4"/>
    <w:rsid w:val="00E43650"/>
    <w:rsid w:val="00E467C8"/>
    <w:rsid w:val="00E50256"/>
    <w:rsid w:val="00E50ADD"/>
    <w:rsid w:val="00E51042"/>
    <w:rsid w:val="00E53B1E"/>
    <w:rsid w:val="00E53DDB"/>
    <w:rsid w:val="00E55D08"/>
    <w:rsid w:val="00E57127"/>
    <w:rsid w:val="00E61A50"/>
    <w:rsid w:val="00E6651A"/>
    <w:rsid w:val="00E66F59"/>
    <w:rsid w:val="00E70317"/>
    <w:rsid w:val="00E716C0"/>
    <w:rsid w:val="00E75166"/>
    <w:rsid w:val="00E811E0"/>
    <w:rsid w:val="00E8134D"/>
    <w:rsid w:val="00E83176"/>
    <w:rsid w:val="00E85E39"/>
    <w:rsid w:val="00E86214"/>
    <w:rsid w:val="00E8762B"/>
    <w:rsid w:val="00E91443"/>
    <w:rsid w:val="00E940C1"/>
    <w:rsid w:val="00EA1C5A"/>
    <w:rsid w:val="00EA2CC5"/>
    <w:rsid w:val="00EA3EA0"/>
    <w:rsid w:val="00EA4670"/>
    <w:rsid w:val="00EA5F26"/>
    <w:rsid w:val="00EC1C76"/>
    <w:rsid w:val="00EC7D63"/>
    <w:rsid w:val="00EE42E6"/>
    <w:rsid w:val="00EE59C5"/>
    <w:rsid w:val="00EE7E3A"/>
    <w:rsid w:val="00EF4EFD"/>
    <w:rsid w:val="00F04DE4"/>
    <w:rsid w:val="00F11FEA"/>
    <w:rsid w:val="00F20C2A"/>
    <w:rsid w:val="00F227E7"/>
    <w:rsid w:val="00F23D68"/>
    <w:rsid w:val="00F27AC4"/>
    <w:rsid w:val="00F37D2D"/>
    <w:rsid w:val="00F37E2A"/>
    <w:rsid w:val="00F408B1"/>
    <w:rsid w:val="00F42722"/>
    <w:rsid w:val="00F43F50"/>
    <w:rsid w:val="00F47EF8"/>
    <w:rsid w:val="00F509B1"/>
    <w:rsid w:val="00F5155C"/>
    <w:rsid w:val="00F5181B"/>
    <w:rsid w:val="00F5303D"/>
    <w:rsid w:val="00F55863"/>
    <w:rsid w:val="00F56A90"/>
    <w:rsid w:val="00F6134B"/>
    <w:rsid w:val="00F62394"/>
    <w:rsid w:val="00F7018D"/>
    <w:rsid w:val="00F70756"/>
    <w:rsid w:val="00F81403"/>
    <w:rsid w:val="00F8380F"/>
    <w:rsid w:val="00F85B60"/>
    <w:rsid w:val="00F8778C"/>
    <w:rsid w:val="00FA4338"/>
    <w:rsid w:val="00FA6763"/>
    <w:rsid w:val="00FB5175"/>
    <w:rsid w:val="00FB63F8"/>
    <w:rsid w:val="00FB7792"/>
    <w:rsid w:val="00FC42EE"/>
    <w:rsid w:val="00FC6764"/>
    <w:rsid w:val="00FD2A3C"/>
    <w:rsid w:val="00FE16E1"/>
    <w:rsid w:val="00FE6B0F"/>
    <w:rsid w:val="00FE7A6D"/>
    <w:rsid w:val="00FF7783"/>
    <w:rsid w:val="02745F03"/>
    <w:rsid w:val="03645E2C"/>
    <w:rsid w:val="03AC4A14"/>
    <w:rsid w:val="04820ADC"/>
    <w:rsid w:val="09750C0F"/>
    <w:rsid w:val="09CB4CD3"/>
    <w:rsid w:val="0C327123"/>
    <w:rsid w:val="0E7C2465"/>
    <w:rsid w:val="12C17B66"/>
    <w:rsid w:val="14A13B59"/>
    <w:rsid w:val="15001CD4"/>
    <w:rsid w:val="160C6457"/>
    <w:rsid w:val="17143815"/>
    <w:rsid w:val="184F4AEF"/>
    <w:rsid w:val="1C526C07"/>
    <w:rsid w:val="1CD617B4"/>
    <w:rsid w:val="1D6054A8"/>
    <w:rsid w:val="1E777294"/>
    <w:rsid w:val="208D4188"/>
    <w:rsid w:val="24E00CAF"/>
    <w:rsid w:val="29603458"/>
    <w:rsid w:val="29B65D88"/>
    <w:rsid w:val="2FEC0A8C"/>
    <w:rsid w:val="33EA3E24"/>
    <w:rsid w:val="37981BA8"/>
    <w:rsid w:val="3CB423A6"/>
    <w:rsid w:val="3D1B504E"/>
    <w:rsid w:val="3E613298"/>
    <w:rsid w:val="4139277B"/>
    <w:rsid w:val="45CC0912"/>
    <w:rsid w:val="49AB072C"/>
    <w:rsid w:val="4B3326F2"/>
    <w:rsid w:val="4C8F5D92"/>
    <w:rsid w:val="4ECDD59A"/>
    <w:rsid w:val="54462559"/>
    <w:rsid w:val="554A1445"/>
    <w:rsid w:val="5778410C"/>
    <w:rsid w:val="57FDFD5C"/>
    <w:rsid w:val="5A864103"/>
    <w:rsid w:val="5D7848DA"/>
    <w:rsid w:val="5E023994"/>
    <w:rsid w:val="5EFE71CC"/>
    <w:rsid w:val="63E37DC4"/>
    <w:rsid w:val="64E1179F"/>
    <w:rsid w:val="67676601"/>
    <w:rsid w:val="67760F4F"/>
    <w:rsid w:val="67EA1AC7"/>
    <w:rsid w:val="693C21E8"/>
    <w:rsid w:val="6F476AD2"/>
    <w:rsid w:val="6F8A5598"/>
    <w:rsid w:val="72436E91"/>
    <w:rsid w:val="77440722"/>
    <w:rsid w:val="77A91645"/>
    <w:rsid w:val="78450098"/>
    <w:rsid w:val="7A1C14E2"/>
    <w:rsid w:val="DF7FA3AD"/>
    <w:rsid w:val="FDF96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iPriority="99" w:name="footnote text"/>
    <w:lsdException w:qFormat="1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36"/>
    <w:qFormat/>
    <w:uiPriority w:val="9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36"/>
      <w:szCs w:val="36"/>
    </w:rPr>
  </w:style>
  <w:style w:type="paragraph" w:styleId="3">
    <w:name w:val="heading 2"/>
    <w:basedOn w:val="1"/>
    <w:next w:val="1"/>
    <w:link w:val="37"/>
    <w:unhideWhenUsed/>
    <w:qFormat/>
    <w:uiPriority w:val="9"/>
    <w:pPr>
      <w:keepNext/>
      <w:keepLines/>
      <w:numPr>
        <w:ilvl w:val="1"/>
        <w:numId w:val="1"/>
      </w:numPr>
      <w:spacing w:before="240" w:after="120" w:line="240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8"/>
    <w:unhideWhenUsed/>
    <w:qFormat/>
    <w:uiPriority w:val="9"/>
    <w:pPr>
      <w:keepNext/>
      <w:keepLines/>
      <w:numPr>
        <w:ilvl w:val="2"/>
        <w:numId w:val="2"/>
      </w:numPr>
      <w:spacing w:before="240" w:after="50" w:afterLines="50" w:line="420" w:lineRule="auto"/>
      <w:jc w:val="left"/>
      <w:outlineLvl w:val="2"/>
    </w:pPr>
    <w:rPr>
      <w:rFonts w:eastAsiaTheme="majorEastAsia"/>
      <w:b/>
      <w:bCs/>
      <w:sz w:val="30"/>
    </w:rPr>
  </w:style>
  <w:style w:type="paragraph" w:styleId="5">
    <w:name w:val="heading 4"/>
    <w:basedOn w:val="1"/>
    <w:next w:val="1"/>
    <w:link w:val="39"/>
    <w:unhideWhenUsed/>
    <w:qFormat/>
    <w:uiPriority w:val="9"/>
    <w:pPr>
      <w:keepNext/>
      <w:keepLines/>
      <w:numPr>
        <w:ilvl w:val="3"/>
        <w:numId w:val="1"/>
      </w:numPr>
      <w:spacing w:before="240" w:after="120"/>
      <w:ind w:left="0" w:firstLine="0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40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41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Cs w:val="24"/>
    </w:rPr>
  </w:style>
  <w:style w:type="paragraph" w:styleId="8">
    <w:name w:val="heading 7"/>
    <w:basedOn w:val="1"/>
    <w:next w:val="1"/>
    <w:link w:val="42"/>
    <w:semiHidden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9">
    <w:name w:val="heading 8"/>
    <w:basedOn w:val="1"/>
    <w:next w:val="1"/>
    <w:link w:val="43"/>
    <w:semiHidden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Cs w:val="24"/>
    </w:rPr>
  </w:style>
  <w:style w:type="paragraph" w:styleId="10">
    <w:name w:val="heading 9"/>
    <w:basedOn w:val="1"/>
    <w:next w:val="1"/>
    <w:link w:val="44"/>
    <w:semiHidden/>
    <w:unhideWhenUsed/>
    <w:qFormat/>
    <w:uiPriority w:val="9"/>
    <w:pPr>
      <w:keepNext/>
      <w:keepLines/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32">
    <w:name w:val="Default Paragraph Font"/>
    <w:semiHidden/>
    <w:unhideWhenUsed/>
    <w:qFormat/>
    <w:uiPriority w:val="1"/>
  </w:style>
  <w:style w:type="table" w:default="1" w:styleId="3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39"/>
    <w:pPr>
      <w:ind w:left="2520" w:leftChars="1200"/>
    </w:pPr>
  </w:style>
  <w:style w:type="paragraph" w:styleId="12">
    <w:name w:val="Normal Indent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styleId="13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4">
    <w:name w:val="annotation text"/>
    <w:basedOn w:val="1"/>
    <w:link w:val="47"/>
    <w:unhideWhenUsed/>
    <w:qFormat/>
    <w:uiPriority w:val="0"/>
    <w:pPr>
      <w:jc w:val="left"/>
    </w:pPr>
  </w:style>
  <w:style w:type="paragraph" w:styleId="15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16">
    <w:name w:val="toc 3"/>
    <w:basedOn w:val="1"/>
    <w:next w:val="1"/>
    <w:unhideWhenUsed/>
    <w:qFormat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17">
    <w:name w:val="toc 8"/>
    <w:basedOn w:val="1"/>
    <w:next w:val="1"/>
    <w:unhideWhenUsed/>
    <w:qFormat/>
    <w:uiPriority w:val="39"/>
    <w:pPr>
      <w:ind w:left="2940" w:leftChars="1400"/>
    </w:pPr>
  </w:style>
  <w:style w:type="paragraph" w:styleId="18">
    <w:name w:val="Balloon Text"/>
    <w:basedOn w:val="1"/>
    <w:link w:val="49"/>
    <w:semiHidden/>
    <w:unhideWhenUsed/>
    <w:qFormat/>
    <w:uiPriority w:val="99"/>
    <w:rPr>
      <w:sz w:val="18"/>
      <w:szCs w:val="18"/>
    </w:rPr>
  </w:style>
  <w:style w:type="paragraph" w:styleId="19">
    <w:name w:val="footer"/>
    <w:basedOn w:val="1"/>
    <w:link w:val="4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0">
    <w:name w:val="header"/>
    <w:basedOn w:val="1"/>
    <w:link w:val="4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1">
    <w:name w:val="toc 1"/>
    <w:basedOn w:val="1"/>
    <w:next w:val="1"/>
    <w:unhideWhenUsed/>
    <w:qFormat/>
    <w:uiPriority w:val="39"/>
    <w:pPr>
      <w:tabs>
        <w:tab w:val="left" w:pos="284"/>
        <w:tab w:val="right" w:leader="dot" w:pos="8296"/>
      </w:tabs>
      <w:spacing w:before="120" w:after="120"/>
      <w:jc w:val="left"/>
    </w:pPr>
  </w:style>
  <w:style w:type="paragraph" w:styleId="22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23">
    <w:name w:val="Subtitle"/>
    <w:basedOn w:val="2"/>
    <w:next w:val="1"/>
    <w:link w:val="61"/>
    <w:qFormat/>
    <w:uiPriority w:val="11"/>
  </w:style>
  <w:style w:type="paragraph" w:styleId="24">
    <w:name w:val="toc 6"/>
    <w:basedOn w:val="1"/>
    <w:next w:val="1"/>
    <w:unhideWhenUsed/>
    <w:qFormat/>
    <w:uiPriority w:val="39"/>
    <w:pPr>
      <w:ind w:left="2100" w:leftChars="1000"/>
    </w:pPr>
  </w:style>
  <w:style w:type="paragraph" w:styleId="25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paragraph" w:styleId="26">
    <w:name w:val="toc 2"/>
    <w:basedOn w:val="1"/>
    <w:next w:val="1"/>
    <w:unhideWhenUsed/>
    <w:qFormat/>
    <w:uiPriority w:val="39"/>
    <w:pPr>
      <w:tabs>
        <w:tab w:val="left" w:pos="851"/>
        <w:tab w:val="right" w:leader="dot" w:pos="8296"/>
      </w:tabs>
      <w:spacing w:line="360" w:lineRule="auto"/>
      <w:ind w:left="420" w:leftChars="200"/>
    </w:pPr>
  </w:style>
  <w:style w:type="paragraph" w:styleId="27">
    <w:name w:val="toc 9"/>
    <w:basedOn w:val="1"/>
    <w:next w:val="1"/>
    <w:unhideWhenUsed/>
    <w:qFormat/>
    <w:uiPriority w:val="39"/>
    <w:pPr>
      <w:ind w:left="3360" w:leftChars="1600"/>
    </w:pPr>
  </w:style>
  <w:style w:type="paragraph" w:styleId="2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Cs w:val="24"/>
    </w:rPr>
  </w:style>
  <w:style w:type="paragraph" w:styleId="29">
    <w:name w:val="annotation subject"/>
    <w:basedOn w:val="14"/>
    <w:next w:val="14"/>
    <w:link w:val="48"/>
    <w:semiHidden/>
    <w:unhideWhenUsed/>
    <w:qFormat/>
    <w:uiPriority w:val="99"/>
    <w:rPr>
      <w:b/>
      <w:bCs/>
    </w:rPr>
  </w:style>
  <w:style w:type="table" w:styleId="31">
    <w:name w:val="Table Grid"/>
    <w:basedOn w:val="30"/>
    <w:qFormat/>
    <w:uiPriority w:val="59"/>
    <w:rPr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Strong"/>
    <w:basedOn w:val="32"/>
    <w:qFormat/>
    <w:uiPriority w:val="22"/>
    <w:rPr>
      <w:b/>
      <w:bCs/>
    </w:rPr>
  </w:style>
  <w:style w:type="character" w:styleId="34">
    <w:name w:val="Hyperlink"/>
    <w:basedOn w:val="3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35">
    <w:name w:val="annotation reference"/>
    <w:basedOn w:val="32"/>
    <w:semiHidden/>
    <w:unhideWhenUsed/>
    <w:qFormat/>
    <w:uiPriority w:val="99"/>
    <w:rPr>
      <w:sz w:val="21"/>
      <w:szCs w:val="21"/>
    </w:rPr>
  </w:style>
  <w:style w:type="character" w:customStyle="1" w:styleId="36">
    <w:name w:val="标题 1 字符"/>
    <w:basedOn w:val="32"/>
    <w:link w:val="2"/>
    <w:qFormat/>
    <w:uiPriority w:val="9"/>
    <w:rPr>
      <w:b/>
      <w:bCs/>
      <w:kern w:val="44"/>
      <w:sz w:val="36"/>
      <w:szCs w:val="36"/>
    </w:rPr>
  </w:style>
  <w:style w:type="character" w:customStyle="1" w:styleId="37">
    <w:name w:val="标题 2 字符"/>
    <w:basedOn w:val="32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8">
    <w:name w:val="标题 3 字符"/>
    <w:basedOn w:val="32"/>
    <w:link w:val="4"/>
    <w:qFormat/>
    <w:uiPriority w:val="9"/>
    <w:rPr>
      <w:rFonts w:eastAsiaTheme="majorEastAsia"/>
      <w:b/>
      <w:bCs/>
      <w:sz w:val="30"/>
    </w:rPr>
  </w:style>
  <w:style w:type="character" w:customStyle="1" w:styleId="39">
    <w:name w:val="标题 4 字符"/>
    <w:basedOn w:val="32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40">
    <w:name w:val="标题 5 字符"/>
    <w:basedOn w:val="32"/>
    <w:link w:val="6"/>
    <w:semiHidden/>
    <w:qFormat/>
    <w:uiPriority w:val="9"/>
    <w:rPr>
      <w:b/>
      <w:bCs/>
      <w:sz w:val="28"/>
      <w:szCs w:val="28"/>
    </w:rPr>
  </w:style>
  <w:style w:type="character" w:customStyle="1" w:styleId="41">
    <w:name w:val="标题 6 字符"/>
    <w:basedOn w:val="32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42">
    <w:name w:val="标题 7 字符"/>
    <w:basedOn w:val="32"/>
    <w:link w:val="8"/>
    <w:semiHidden/>
    <w:qFormat/>
    <w:uiPriority w:val="9"/>
    <w:rPr>
      <w:b/>
      <w:bCs/>
      <w:sz w:val="24"/>
      <w:szCs w:val="24"/>
    </w:rPr>
  </w:style>
  <w:style w:type="character" w:customStyle="1" w:styleId="43">
    <w:name w:val="标题 8 字符"/>
    <w:basedOn w:val="32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4">
    <w:name w:val="标题 9 字符"/>
    <w:basedOn w:val="32"/>
    <w:link w:val="10"/>
    <w:semiHidden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45">
    <w:name w:val="页眉 字符"/>
    <w:basedOn w:val="32"/>
    <w:link w:val="20"/>
    <w:qFormat/>
    <w:uiPriority w:val="99"/>
    <w:rPr>
      <w:sz w:val="18"/>
      <w:szCs w:val="18"/>
    </w:rPr>
  </w:style>
  <w:style w:type="character" w:customStyle="1" w:styleId="46">
    <w:name w:val="页脚 字符"/>
    <w:basedOn w:val="32"/>
    <w:link w:val="19"/>
    <w:qFormat/>
    <w:uiPriority w:val="99"/>
    <w:rPr>
      <w:sz w:val="18"/>
      <w:szCs w:val="18"/>
    </w:rPr>
  </w:style>
  <w:style w:type="character" w:customStyle="1" w:styleId="47">
    <w:name w:val="批注文字 字符"/>
    <w:basedOn w:val="32"/>
    <w:link w:val="14"/>
    <w:qFormat/>
    <w:uiPriority w:val="0"/>
  </w:style>
  <w:style w:type="character" w:customStyle="1" w:styleId="48">
    <w:name w:val="批注主题 字符"/>
    <w:basedOn w:val="47"/>
    <w:link w:val="29"/>
    <w:semiHidden/>
    <w:qFormat/>
    <w:uiPriority w:val="99"/>
    <w:rPr>
      <w:b/>
      <w:bCs/>
    </w:rPr>
  </w:style>
  <w:style w:type="character" w:customStyle="1" w:styleId="49">
    <w:name w:val="批注框文本 字符"/>
    <w:basedOn w:val="32"/>
    <w:link w:val="18"/>
    <w:semiHidden/>
    <w:qFormat/>
    <w:uiPriority w:val="99"/>
    <w:rPr>
      <w:sz w:val="18"/>
      <w:szCs w:val="18"/>
    </w:rPr>
  </w:style>
  <w:style w:type="paragraph" w:customStyle="1" w:styleId="50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styleId="51">
    <w:name w:val="List Paragraph"/>
    <w:basedOn w:val="1"/>
    <w:qFormat/>
    <w:uiPriority w:val="34"/>
    <w:pPr>
      <w:ind w:firstLine="420" w:firstLineChars="200"/>
    </w:pPr>
  </w:style>
  <w:style w:type="paragraph" w:styleId="52">
    <w:name w:val="No Spacing"/>
    <w:qFormat/>
    <w:uiPriority w:val="1"/>
    <w:pPr>
      <w:widowControl w:val="0"/>
      <w:ind w:firstLine="560" w:firstLineChars="200"/>
      <w:jc w:val="both"/>
    </w:pPr>
    <w:rPr>
      <w:rFonts w:ascii="Calibri" w:hAnsi="Calibri" w:eastAsia="微软雅黑" w:cs="Times New Roman"/>
      <w:kern w:val="2"/>
      <w:sz w:val="21"/>
      <w:szCs w:val="22"/>
      <w:lang w:val="en-US" w:eastAsia="zh-CN" w:bidi="ar-SA"/>
    </w:rPr>
  </w:style>
  <w:style w:type="paragraph" w:customStyle="1" w:styleId="53">
    <w:name w:val="默认段落字体 Para Char"/>
    <w:basedOn w:val="1"/>
    <w:qFormat/>
    <w:uiPriority w:val="0"/>
    <w:pPr>
      <w:ind w:firstLine="420" w:firstLineChars="200"/>
    </w:pPr>
    <w:rPr>
      <w:rFonts w:ascii="Arial" w:hAnsi="Arial" w:eastAsia="宋体" w:cs="Arial"/>
      <w:szCs w:val="24"/>
    </w:rPr>
  </w:style>
  <w:style w:type="paragraph" w:customStyle="1" w:styleId="54">
    <w:name w:val="tableborder"/>
    <w:basedOn w:val="1"/>
    <w:semiHidden/>
    <w:qFormat/>
    <w:uiPriority w:val="99"/>
    <w:pPr>
      <w:widowControl/>
      <w:shd w:val="clear" w:color="auto" w:fill="FFFFFF"/>
      <w:spacing w:before="100" w:beforeAutospacing="1" w:after="100" w:afterAutospacing="1"/>
      <w:jc w:val="left"/>
    </w:pPr>
    <w:rPr>
      <w:rFonts w:ascii="宋体" w:hAnsi="宋体" w:eastAsia="宋体" w:cs="宋体"/>
      <w:kern w:val="0"/>
      <w:szCs w:val="24"/>
    </w:rPr>
  </w:style>
  <w:style w:type="paragraph" w:customStyle="1" w:styleId="55">
    <w:name w:val="tablabel"/>
    <w:basedOn w:val="1"/>
    <w:semiHidden/>
    <w:qFormat/>
    <w:uiPriority w:val="99"/>
    <w:pPr>
      <w:widowControl/>
      <w:pBdr>
        <w:top w:val="single" w:color="CCCCCC" w:sz="6" w:space="2"/>
        <w:left w:val="single" w:color="CCCCCC" w:sz="6" w:space="2"/>
        <w:right w:val="single" w:color="CCCCCC" w:sz="6" w:space="2"/>
      </w:pBdr>
      <w:spacing w:before="100" w:beforeAutospacing="1" w:after="100" w:afterAutospacing="1"/>
      <w:jc w:val="left"/>
    </w:pPr>
    <w:rPr>
      <w:rFonts w:ascii="宋体" w:hAnsi="宋体" w:eastAsia="宋体" w:cs="宋体"/>
      <w:b/>
      <w:bCs/>
      <w:kern w:val="0"/>
      <w:szCs w:val="24"/>
    </w:rPr>
  </w:style>
  <w:style w:type="paragraph" w:customStyle="1" w:styleId="56">
    <w:name w:val="subtext"/>
    <w:basedOn w:val="1"/>
    <w:semiHidden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Cs w:val="24"/>
    </w:rPr>
  </w:style>
  <w:style w:type="character" w:customStyle="1" w:styleId="57">
    <w:name w:val="error"/>
    <w:basedOn w:val="32"/>
    <w:qFormat/>
    <w:uiPriority w:val="0"/>
  </w:style>
  <w:style w:type="character" w:customStyle="1" w:styleId="58">
    <w:name w:val="未处理的提及1"/>
    <w:basedOn w:val="3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9">
    <w:name w:val="List Paragraph1"/>
    <w:basedOn w:val="1"/>
    <w:qFormat/>
    <w:uiPriority w:val="34"/>
    <w:pPr>
      <w:ind w:firstLine="420"/>
    </w:pPr>
    <w:rPr>
      <w:rFonts w:ascii="Times New Roman" w:hAnsi="Times New Roman" w:cs="Times New Roman"/>
      <w:szCs w:val="24"/>
    </w:rPr>
  </w:style>
  <w:style w:type="paragraph" w:customStyle="1" w:styleId="60">
    <w:name w:val="标题5"/>
    <w:basedOn w:val="4"/>
    <w:qFormat/>
    <w:uiPriority w:val="0"/>
    <w:rPr>
      <w:rFonts w:ascii="宋体" w:hAnsi="宋体" w:eastAsia="宋体" w:cs="Times New Roman"/>
      <w:sz w:val="24"/>
      <w:szCs w:val="24"/>
    </w:rPr>
  </w:style>
  <w:style w:type="character" w:customStyle="1" w:styleId="61">
    <w:name w:val="副标题 字符"/>
    <w:basedOn w:val="32"/>
    <w:link w:val="23"/>
    <w:qFormat/>
    <w:uiPriority w:val="11"/>
    <w:rPr>
      <w:b/>
      <w:bCs/>
      <w:kern w:val="44"/>
      <w:sz w:val="36"/>
      <w:szCs w:val="36"/>
    </w:rPr>
  </w:style>
  <w:style w:type="paragraph" w:customStyle="1" w:styleId="62">
    <w:name w:val="Campaign Body Text"/>
    <w:basedOn w:val="1"/>
    <w:qFormat/>
    <w:uiPriority w:val="0"/>
    <w:pPr>
      <w:widowControl/>
      <w:spacing w:line="280" w:lineRule="atLeast"/>
      <w:jc w:val="left"/>
    </w:pPr>
    <w:rPr>
      <w:rFonts w:ascii="Suisse Int'l MIT" w:hAnsi="Suisse Int'l MIT" w:eastAsia="Times New Roman" w:cs="Arial"/>
      <w:kern w:val="0"/>
      <w:sz w:val="19"/>
      <w:szCs w:val="19"/>
      <w:lang w:eastAsia="en-US"/>
    </w:rPr>
  </w:style>
  <w:style w:type="paragraph" w:customStyle="1" w:styleId="63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customStyle="1" w:styleId="64">
    <w:name w:val="three_xilan01_02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Cs w:val="24"/>
    </w:rPr>
  </w:style>
  <w:style w:type="character" w:customStyle="1" w:styleId="65">
    <w:name w:val="fontstyle01"/>
    <w:basedOn w:val="32"/>
    <w:qFormat/>
    <w:uiPriority w:val="0"/>
    <w:rPr>
      <w:rFonts w:hint="eastAsia" w:ascii="宋体" w:hAnsi="宋体" w:eastAsia="宋体"/>
      <w:color w:val="000000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>
          <a:noFill/>
        </a:ln>
      </a:spPr>
      <a:bodyPr rot="0" spcFirstLastPara="0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963</Words>
  <Characters>1884</Characters>
  <Lines>1</Lines>
  <Paragraphs>1</Paragraphs>
  <TotalTime>11</TotalTime>
  <ScaleCrop>false</ScaleCrop>
  <LinksUpToDate>false</LinksUpToDate>
  <CharactersWithSpaces>1941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2020-10-18T18:01:00Z</dcterms:created>
  <dc:creator>sensetime</dc:creator>
  <cp:lastModifiedBy>徐蕾娜</cp:lastModifiedBy>
  <cp:lastPrinted>2024-06-25T22:12:00Z</cp:lastPrinted>
  <dcterms:modified xsi:type="dcterms:W3CDTF">2025-09-15T06:16:55Z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E563FA67AE784E659F655F0D61A2FB0C_13</vt:lpwstr>
  </property>
  <property fmtid="{D5CDD505-2E9C-101B-9397-08002B2CF9AE}" pid="4" name="KSOTemplateDocerSaveRecord">
    <vt:lpwstr>eyJoZGlkIjoiNDA5YzA2ZWJhMDk5OTcwMTg0YTA5YjA3NjQyZWMxNjgiLCJ1c2VySWQiOiIyOTA5OTM5MDUifQ==</vt:lpwstr>
  </property>
</Properties>
</file>