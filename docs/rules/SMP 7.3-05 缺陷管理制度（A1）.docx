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94A3F">
      <w:pPr>
        <w:tabs>
          <w:tab w:val="left" w:pos="1065"/>
          <w:tab w:val="left" w:pos="2325"/>
        </w:tabs>
        <w:spacing w:line="312" w:lineRule="auto"/>
        <w:ind w:firstLine="723" w:firstLineChars="100"/>
        <w:rPr>
          <w:b/>
          <w:sz w:val="72"/>
          <w:szCs w:val="72"/>
        </w:rPr>
      </w:pPr>
      <w:bookmarkStart w:id="0" w:name="_Hlk535859036"/>
      <w:bookmarkStart w:id="1" w:name="_Toc535071532"/>
      <w:bookmarkStart w:id="2" w:name="_Toc535069832"/>
      <w:bookmarkStart w:id="3" w:name="_Hlk535856985"/>
    </w:p>
    <w:p w14:paraId="406291ED">
      <w:pPr>
        <w:tabs>
          <w:tab w:val="left" w:pos="1065"/>
          <w:tab w:val="left" w:pos="2325"/>
        </w:tabs>
        <w:spacing w:line="312" w:lineRule="auto"/>
        <w:ind w:firstLine="723" w:firstLineChars="100"/>
        <w:rPr>
          <w:b/>
          <w:sz w:val="72"/>
          <w:szCs w:val="72"/>
        </w:rPr>
      </w:pPr>
    </w:p>
    <w:p w14:paraId="355726B5">
      <w:pPr>
        <w:tabs>
          <w:tab w:val="left" w:pos="1065"/>
          <w:tab w:val="left" w:pos="2325"/>
        </w:tabs>
        <w:spacing w:line="312" w:lineRule="auto"/>
        <w:ind w:firstLine="723" w:firstLineChars="100"/>
        <w:rPr>
          <w:b/>
          <w:sz w:val="72"/>
          <w:szCs w:val="72"/>
        </w:rPr>
      </w:pPr>
    </w:p>
    <w:p w14:paraId="649CD3E5">
      <w:pPr>
        <w:tabs>
          <w:tab w:val="left" w:pos="1065"/>
          <w:tab w:val="left" w:pos="2325"/>
        </w:tabs>
        <w:spacing w:line="312" w:lineRule="auto"/>
        <w:ind w:firstLine="241" w:firstLineChars="100"/>
        <w:rPr>
          <w:b/>
          <w:bCs/>
          <w:szCs w:val="21"/>
        </w:rPr>
      </w:pPr>
    </w:p>
    <w:bookmarkEnd w:id="0"/>
    <w:p w14:paraId="1F4CD50A">
      <w:pPr>
        <w:tabs>
          <w:tab w:val="left" w:pos="1065"/>
          <w:tab w:val="left" w:pos="2325"/>
        </w:tabs>
        <w:spacing w:line="312" w:lineRule="auto"/>
        <w:ind w:firstLine="723" w:firstLineChars="100"/>
        <w:jc w:val="center"/>
        <w:rPr>
          <w:b/>
          <w:sz w:val="72"/>
          <w:szCs w:val="72"/>
        </w:rPr>
      </w:pPr>
      <w:bookmarkStart w:id="4" w:name="_Toc535855858"/>
      <w:bookmarkStart w:id="5" w:name="_Hlk535859125"/>
      <w:r>
        <w:rPr>
          <w:rFonts w:hint="eastAsia"/>
          <w:b/>
          <w:sz w:val="72"/>
          <w:szCs w:val="72"/>
        </w:rPr>
        <w:t>缺陷管理制度</w:t>
      </w:r>
    </w:p>
    <w:p w14:paraId="65A36160">
      <w:pPr>
        <w:tabs>
          <w:tab w:val="left" w:pos="1065"/>
          <w:tab w:val="left" w:pos="2325"/>
        </w:tabs>
        <w:spacing w:line="312" w:lineRule="auto"/>
        <w:ind w:firstLine="723" w:firstLineChars="100"/>
        <w:rPr>
          <w:b/>
          <w:sz w:val="72"/>
          <w:szCs w:val="72"/>
        </w:rPr>
      </w:pPr>
    </w:p>
    <w:p w14:paraId="52938C4A">
      <w:pPr>
        <w:tabs>
          <w:tab w:val="left" w:pos="1065"/>
          <w:tab w:val="left" w:pos="2325"/>
        </w:tabs>
        <w:spacing w:line="312" w:lineRule="auto"/>
        <w:ind w:firstLine="723" w:firstLineChars="100"/>
        <w:rPr>
          <w:b/>
          <w:sz w:val="72"/>
          <w:szCs w:val="72"/>
        </w:rPr>
      </w:pPr>
    </w:p>
    <w:tbl>
      <w:tblPr>
        <w:tblStyle w:val="32"/>
        <w:tblpPr w:leftFromText="180" w:rightFromText="180" w:vertAnchor="text" w:horzAnchor="margin" w:tblpY="86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151"/>
      </w:tblGrid>
      <w:tr w14:paraId="44022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23D2256F">
            <w:pPr>
              <w:spacing w:line="500" w:lineRule="exact"/>
              <w:ind w:right="280"/>
              <w:jc w:val="right"/>
              <w:rPr>
                <w:rFonts w:eastAsia="宋体" w:cs="Times New Roman" w:asciiTheme="minorEastAsia" w:hAnsiTheme="minorEastAsia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Cs/>
                <w:color w:val="000000"/>
                <w:kern w:val="0"/>
                <w:sz w:val="28"/>
                <w:szCs w:val="28"/>
              </w:rPr>
              <w:t>文件编号</w:t>
            </w:r>
            <w:r>
              <w:rPr>
                <w:rFonts w:hint="eastAsia" w:eastAsia="宋体" w:cs="Times New Roman" w:asciiTheme="minorEastAsia" w:hAnsiTheme="minorEastAsia"/>
                <w:bCs/>
                <w:color w:val="000000"/>
                <w:kern w:val="0"/>
                <w:sz w:val="28"/>
                <w:szCs w:val="28"/>
              </w:rPr>
              <w:t>：</w:t>
            </w:r>
          </w:p>
        </w:tc>
        <w:tc>
          <w:tcPr>
            <w:tcW w:w="4151" w:type="dxa"/>
          </w:tcPr>
          <w:p w14:paraId="77BD161C">
            <w:pPr>
              <w:spacing w:line="500" w:lineRule="exact"/>
              <w:rPr>
                <w:rFonts w:eastAsia="宋体" w:cs="Times New Roman" w:asciiTheme="minorEastAsia" w:hAnsiTheme="minorEastAsia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kern w:val="0"/>
                <w:sz w:val="28"/>
                <w:szCs w:val="28"/>
              </w:rPr>
              <w:t>SMP7.3-05</w:t>
            </w:r>
          </w:p>
        </w:tc>
      </w:tr>
      <w:tr w14:paraId="193CF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54158466">
            <w:pPr>
              <w:spacing w:line="500" w:lineRule="exact"/>
              <w:jc w:val="right"/>
              <w:rPr>
                <w:rFonts w:eastAsia="宋体" w:cs="Times New Roman" w:asciiTheme="minorEastAsia" w:hAnsiTheme="minorEastAsia"/>
                <w:kern w:val="0"/>
                <w:sz w:val="28"/>
                <w:szCs w:val="28"/>
              </w:rPr>
            </w:pPr>
          </w:p>
          <w:p w14:paraId="30AA07C3">
            <w:pPr>
              <w:spacing w:line="500" w:lineRule="exact"/>
              <w:jc w:val="right"/>
              <w:rPr>
                <w:rFonts w:eastAsia="宋体" w:cs="Times New Roman" w:asciiTheme="minorEastAsia" w:hAnsiTheme="minorEastAsia"/>
                <w:kern w:val="0"/>
                <w:sz w:val="28"/>
                <w:szCs w:val="28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8"/>
                <w:szCs w:val="28"/>
              </w:rPr>
              <w:t>版本：</w:t>
            </w:r>
          </w:p>
        </w:tc>
        <w:tc>
          <w:tcPr>
            <w:tcW w:w="4151" w:type="dxa"/>
          </w:tcPr>
          <w:p w14:paraId="571DE420">
            <w:pPr>
              <w:spacing w:line="500" w:lineRule="exact"/>
              <w:rPr>
                <w:rFonts w:eastAsia="宋体" w:cs="Times New Roman" w:asciiTheme="minorEastAsia" w:hAnsiTheme="minorEastAsia"/>
                <w:kern w:val="0"/>
                <w:sz w:val="28"/>
                <w:szCs w:val="28"/>
              </w:rPr>
            </w:pPr>
          </w:p>
          <w:p w14:paraId="795C0043">
            <w:pPr>
              <w:spacing w:line="500" w:lineRule="exact"/>
              <w:rPr>
                <w:rFonts w:hint="default" w:eastAsia="宋体" w:cs="Times New Roman" w:asciiTheme="minorEastAsia" w:hAnsiTheme="minorEastAsia"/>
                <w:kern w:val="0"/>
                <w:sz w:val="28"/>
                <w:szCs w:val="28"/>
                <w:lang w:val="en-US" w:eastAsia="zh-CN"/>
              </w:rPr>
            </w:pPr>
            <w:del w:id="3" w:author="徐蕾娜" w:date="2025-03-11T10:37:41Z">
              <w:r>
                <w:rPr>
                  <w:rFonts w:hint="default" w:eastAsia="宋体" w:cs="Times New Roman" w:asciiTheme="minorEastAsia" w:hAnsiTheme="minorEastAsia"/>
                  <w:kern w:val="0"/>
                  <w:sz w:val="28"/>
                  <w:szCs w:val="28"/>
                  <w:lang w:val="en-US"/>
                </w:rPr>
                <w:delText>01</w:delText>
              </w:r>
            </w:del>
            <w:ins w:id="4" w:author="徐蕾娜" w:date="2025-03-11T10:37:41Z">
              <w:r>
                <w:rPr>
                  <w:rFonts w:hint="eastAsia" w:eastAsia="宋体" w:cs="Times New Roman" w:asciiTheme="minorEastAsia" w:hAnsiTheme="minorEastAsia"/>
                  <w:kern w:val="0"/>
                  <w:sz w:val="28"/>
                  <w:szCs w:val="28"/>
                  <w:lang w:val="en-US" w:eastAsia="zh-CN"/>
                </w:rPr>
                <w:t>A/</w:t>
              </w:r>
            </w:ins>
            <w:ins w:id="5" w:author="徐蕾娜" w:date="2025-06-20T11:41:56Z">
              <w:r>
                <w:rPr>
                  <w:rFonts w:hint="eastAsia" w:eastAsia="宋体" w:cs="Times New Roman" w:asciiTheme="minorEastAsia" w:hAnsiTheme="minorEastAsia"/>
                  <w:kern w:val="0"/>
                  <w:sz w:val="28"/>
                  <w:szCs w:val="28"/>
                  <w:lang w:val="en-US" w:eastAsia="zh-CN"/>
                </w:rPr>
                <w:t>1</w:t>
              </w:r>
            </w:ins>
          </w:p>
        </w:tc>
      </w:tr>
    </w:tbl>
    <w:p w14:paraId="5BFB62AA"/>
    <w:p w14:paraId="6F72C931"/>
    <w:p w14:paraId="678967D7"/>
    <w:tbl>
      <w:tblPr>
        <w:tblStyle w:val="31"/>
        <w:tblpPr w:leftFromText="180" w:rightFromText="180" w:vertAnchor="text" w:horzAnchor="margin" w:tblpXSpec="center" w:tblpY="110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93"/>
        <w:gridCol w:w="1418"/>
        <w:gridCol w:w="2835"/>
      </w:tblGrid>
      <w:tr w14:paraId="4961E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3" w:type="dxa"/>
            <w:vAlign w:val="center"/>
          </w:tcPr>
          <w:p w14:paraId="7A93EBA3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编写</w:t>
            </w:r>
            <w:r>
              <w:rPr>
                <w:bCs/>
                <w:color w:val="000000"/>
                <w:szCs w:val="21"/>
              </w:rPr>
              <w:t>人</w:t>
            </w:r>
          </w:p>
        </w:tc>
        <w:tc>
          <w:tcPr>
            <w:tcW w:w="2693" w:type="dxa"/>
            <w:vAlign w:val="center"/>
          </w:tcPr>
          <w:p w14:paraId="19274BDD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4483A7E8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编写</w:t>
            </w:r>
            <w:r>
              <w:rPr>
                <w:bCs/>
                <w:color w:val="000000"/>
                <w:szCs w:val="21"/>
              </w:rPr>
              <w:t>日期</w:t>
            </w:r>
          </w:p>
        </w:tc>
        <w:tc>
          <w:tcPr>
            <w:tcW w:w="2835" w:type="dxa"/>
            <w:vAlign w:val="center"/>
          </w:tcPr>
          <w:p w14:paraId="598152E7">
            <w:pPr>
              <w:ind w:left="480" w:leftChars="200"/>
              <w:jc w:val="center"/>
              <w:rPr>
                <w:bCs/>
                <w:color w:val="000000"/>
                <w:szCs w:val="21"/>
              </w:rPr>
            </w:pPr>
          </w:p>
        </w:tc>
      </w:tr>
      <w:tr w14:paraId="63ED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3" w:type="dxa"/>
            <w:vAlign w:val="center"/>
          </w:tcPr>
          <w:p w14:paraId="0860804C">
            <w:pPr>
              <w:jc w:val="center"/>
              <w:rPr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审核人</w:t>
            </w:r>
          </w:p>
        </w:tc>
        <w:tc>
          <w:tcPr>
            <w:tcW w:w="2693" w:type="dxa"/>
            <w:vAlign w:val="center"/>
          </w:tcPr>
          <w:p w14:paraId="1C95A09D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33B1756F">
            <w:pPr>
              <w:jc w:val="center"/>
              <w:rPr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审核日期</w:t>
            </w:r>
          </w:p>
        </w:tc>
        <w:tc>
          <w:tcPr>
            <w:tcW w:w="2835" w:type="dxa"/>
            <w:vAlign w:val="center"/>
          </w:tcPr>
          <w:p w14:paraId="6B41836B">
            <w:pPr>
              <w:ind w:left="480" w:leftChars="200"/>
              <w:jc w:val="center"/>
              <w:rPr>
                <w:bCs/>
                <w:color w:val="000000"/>
                <w:szCs w:val="21"/>
              </w:rPr>
            </w:pPr>
          </w:p>
        </w:tc>
      </w:tr>
      <w:tr w14:paraId="4EE8D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3" w:type="dxa"/>
            <w:vAlign w:val="center"/>
          </w:tcPr>
          <w:p w14:paraId="02370AE6">
            <w:pPr>
              <w:jc w:val="center"/>
              <w:rPr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批准人</w:t>
            </w:r>
          </w:p>
        </w:tc>
        <w:tc>
          <w:tcPr>
            <w:tcW w:w="2693" w:type="dxa"/>
            <w:vAlign w:val="center"/>
          </w:tcPr>
          <w:p w14:paraId="27DFE8A7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691C45EB">
            <w:pPr>
              <w:jc w:val="center"/>
              <w:rPr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批准日期</w:t>
            </w:r>
          </w:p>
        </w:tc>
        <w:tc>
          <w:tcPr>
            <w:tcW w:w="2835" w:type="dxa"/>
            <w:vAlign w:val="center"/>
          </w:tcPr>
          <w:p w14:paraId="77758903">
            <w:pPr>
              <w:ind w:left="480" w:leftChars="200"/>
              <w:jc w:val="center"/>
              <w:rPr>
                <w:bCs/>
                <w:color w:val="000000"/>
                <w:szCs w:val="21"/>
              </w:rPr>
            </w:pPr>
          </w:p>
        </w:tc>
      </w:tr>
      <w:tr w14:paraId="448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3" w:type="dxa"/>
            <w:vAlign w:val="center"/>
          </w:tcPr>
          <w:p w14:paraId="1B3872E5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发布日期</w:t>
            </w:r>
          </w:p>
        </w:tc>
        <w:tc>
          <w:tcPr>
            <w:tcW w:w="2693" w:type="dxa"/>
            <w:vAlign w:val="center"/>
          </w:tcPr>
          <w:p w14:paraId="7BBE2EFA">
            <w:pPr>
              <w:jc w:val="center"/>
              <w:rPr>
                <w:bCs/>
                <w:color w:val="000000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4357FB2D">
            <w:pPr>
              <w:jc w:val="center"/>
              <w:rPr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实施日期</w:t>
            </w:r>
          </w:p>
        </w:tc>
        <w:tc>
          <w:tcPr>
            <w:tcW w:w="2835" w:type="dxa"/>
            <w:vAlign w:val="center"/>
          </w:tcPr>
          <w:p w14:paraId="412FFA80">
            <w:pPr>
              <w:ind w:left="480" w:leftChars="200"/>
              <w:jc w:val="center"/>
              <w:rPr>
                <w:bCs/>
                <w:color w:val="000000"/>
                <w:szCs w:val="21"/>
              </w:rPr>
            </w:pPr>
          </w:p>
        </w:tc>
      </w:tr>
    </w:tbl>
    <w:p w14:paraId="5D76CF12">
      <w:pPr>
        <w:pStyle w:val="2"/>
        <w:numPr>
          <w:ilvl w:val="0"/>
          <w:numId w:val="0"/>
        </w:numPr>
        <w:ind w:left="240" w:leftChars="100" w:firstLine="361" w:firstLineChars="100"/>
        <w:jc w:val="center"/>
      </w:pPr>
      <w:bookmarkStart w:id="6" w:name="_Toc16088"/>
      <w:bookmarkStart w:id="7" w:name="_Toc29921"/>
      <w:bookmarkStart w:id="8" w:name="_Toc25917"/>
      <w:r>
        <w:rPr>
          <w:rFonts w:hint="eastAsia"/>
        </w:rPr>
        <w:t>更改记录</w:t>
      </w:r>
      <w:bookmarkEnd w:id="4"/>
      <w:bookmarkEnd w:id="6"/>
      <w:bookmarkEnd w:id="7"/>
      <w:bookmarkEnd w:id="8"/>
    </w:p>
    <w:tbl>
      <w:tblPr>
        <w:tblStyle w:val="3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851"/>
        <w:gridCol w:w="1461"/>
        <w:gridCol w:w="2625"/>
        <w:gridCol w:w="2004"/>
        <w:gridCol w:w="1559"/>
      </w:tblGrid>
      <w:tr w14:paraId="11FC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851" w:type="dxa"/>
            <w:shd w:val="clear" w:color="auto" w:fill="A8A8A8"/>
            <w:vAlign w:val="center"/>
          </w:tcPr>
          <w:p w14:paraId="201AF72B">
            <w:pPr>
              <w:jc w:val="center"/>
              <w:rPr>
                <w:b/>
              </w:rPr>
            </w:pPr>
            <w:bookmarkStart w:id="9" w:name="_Hlk62460344"/>
            <w:r>
              <w:rPr>
                <w:b/>
              </w:rPr>
              <w:t>版本</w:t>
            </w:r>
          </w:p>
        </w:tc>
        <w:tc>
          <w:tcPr>
            <w:tcW w:w="1461" w:type="dxa"/>
            <w:shd w:val="clear" w:color="auto" w:fill="A8A8A8"/>
            <w:vAlign w:val="center"/>
          </w:tcPr>
          <w:p w14:paraId="5C352612">
            <w:pPr>
              <w:jc w:val="center"/>
              <w:rPr>
                <w:b/>
              </w:rPr>
            </w:pPr>
            <w:r>
              <w:rPr>
                <w:b/>
              </w:rPr>
              <w:t>变更编号</w:t>
            </w:r>
          </w:p>
        </w:tc>
        <w:tc>
          <w:tcPr>
            <w:tcW w:w="2625" w:type="dxa"/>
            <w:shd w:val="clear" w:color="auto" w:fill="A8A8A8"/>
            <w:vAlign w:val="center"/>
          </w:tcPr>
          <w:p w14:paraId="358A1CEE">
            <w:pPr>
              <w:jc w:val="center"/>
              <w:rPr>
                <w:b/>
              </w:rPr>
            </w:pPr>
            <w:r>
              <w:rPr>
                <w:b/>
              </w:rPr>
              <w:t>更改说明</w:t>
            </w:r>
          </w:p>
        </w:tc>
        <w:tc>
          <w:tcPr>
            <w:tcW w:w="2004" w:type="dxa"/>
            <w:shd w:val="clear" w:color="auto" w:fill="A8A8A8"/>
            <w:vAlign w:val="center"/>
          </w:tcPr>
          <w:p w14:paraId="1547907D">
            <w:pPr>
              <w:jc w:val="center"/>
              <w:rPr>
                <w:b/>
              </w:rPr>
            </w:pPr>
            <w:r>
              <w:rPr>
                <w:b/>
              </w:rPr>
              <w:t>更改日期</w:t>
            </w:r>
          </w:p>
        </w:tc>
        <w:tc>
          <w:tcPr>
            <w:tcW w:w="1559" w:type="dxa"/>
            <w:shd w:val="clear" w:color="auto" w:fill="A8A8A8"/>
            <w:vAlign w:val="center"/>
          </w:tcPr>
          <w:p w14:paraId="04573EAC">
            <w:pPr>
              <w:jc w:val="center"/>
              <w:rPr>
                <w:b/>
              </w:rPr>
            </w:pPr>
            <w:r>
              <w:rPr>
                <w:b/>
              </w:rPr>
              <w:t>更改者</w:t>
            </w:r>
          </w:p>
        </w:tc>
      </w:tr>
      <w:tr w14:paraId="3125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851" w:type="dxa"/>
            <w:shd w:val="clear" w:color="auto" w:fill="auto"/>
            <w:vAlign w:val="center"/>
          </w:tcPr>
          <w:p w14:paraId="55732C45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24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CCE3BC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24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1F7204F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24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新文件</w:t>
            </w:r>
          </w:p>
        </w:tc>
        <w:tc>
          <w:tcPr>
            <w:tcW w:w="2004" w:type="dxa"/>
            <w:shd w:val="clear" w:color="auto" w:fill="auto"/>
            <w:vAlign w:val="center"/>
          </w:tcPr>
          <w:p w14:paraId="1764532F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24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2022-11-16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66B62A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4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王珍临</w:t>
            </w:r>
          </w:p>
        </w:tc>
      </w:tr>
      <w:tr w14:paraId="52B8A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851" w:type="dxa"/>
            <w:shd w:val="clear" w:color="auto" w:fill="auto"/>
            <w:vAlign w:val="center"/>
          </w:tcPr>
          <w:p w14:paraId="3651A6FE">
            <w:pPr>
              <w:jc w:val="center"/>
              <w:rPr>
                <w:ins w:id="6" w:author="徐蕾娜" w:date="2025-03-11T10:37:31Z"/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ins w:id="7" w:author="徐蕾娜" w:date="2025-03-11T10:37:31Z">
              <w:bookmarkStart w:id="10" w:name="_Toc12305"/>
              <w:bookmarkStart w:id="11" w:name="_Toc1813"/>
              <w:bookmarkStart w:id="12" w:name="_Toc535071533"/>
              <w:bookmarkStart w:id="13" w:name="_Toc535069833"/>
              <w:bookmarkStart w:id="14" w:name="_Hlk535596870"/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A/0</w:t>
              </w:r>
            </w:ins>
          </w:p>
        </w:tc>
        <w:tc>
          <w:tcPr>
            <w:tcW w:w="1461" w:type="dxa"/>
            <w:shd w:val="clear" w:color="auto" w:fill="auto"/>
            <w:vAlign w:val="center"/>
          </w:tcPr>
          <w:p w14:paraId="55C30642">
            <w:pPr>
              <w:jc w:val="center"/>
              <w:rPr>
                <w:ins w:id="8" w:author="徐蕾娜" w:date="2025-03-11T10:37:31Z"/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ins w:id="9" w:author="徐蕾娜" w:date="2025-03-11T10:37:31Z">
              <w:r>
                <w:rPr>
                  <w:rFonts w:hint="eastAsia"/>
                  <w:color w:val="auto"/>
                  <w:szCs w:val="24"/>
                </w:rPr>
                <w:t>/</w:t>
              </w:r>
            </w:ins>
          </w:p>
        </w:tc>
        <w:tc>
          <w:tcPr>
            <w:tcW w:w="2625" w:type="dxa"/>
            <w:shd w:val="clear" w:color="auto" w:fill="auto"/>
            <w:vAlign w:val="center"/>
          </w:tcPr>
          <w:p w14:paraId="22BBCEEC">
            <w:pPr>
              <w:jc w:val="center"/>
              <w:rPr>
                <w:ins w:id="10" w:author="徐蕾娜" w:date="2025-03-11T10:37:31Z"/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ins w:id="11" w:author="徐蕾娜" w:date="2025-03-11T10:37:31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修改文件版本号</w:t>
              </w:r>
            </w:ins>
          </w:p>
        </w:tc>
        <w:tc>
          <w:tcPr>
            <w:tcW w:w="2004" w:type="dxa"/>
            <w:shd w:val="clear" w:color="auto" w:fill="auto"/>
            <w:vAlign w:val="center"/>
          </w:tcPr>
          <w:p w14:paraId="29174B13">
            <w:pPr>
              <w:jc w:val="center"/>
              <w:rPr>
                <w:ins w:id="12" w:author="徐蕾娜" w:date="2025-03-11T10:37:31Z"/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ins w:id="13" w:author="徐蕾娜" w:date="2025-03-11T10:37:31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2024-09-20</w:t>
              </w:r>
            </w:ins>
          </w:p>
        </w:tc>
        <w:tc>
          <w:tcPr>
            <w:tcW w:w="1559" w:type="dxa"/>
            <w:shd w:val="clear" w:color="auto" w:fill="auto"/>
            <w:vAlign w:val="center"/>
          </w:tcPr>
          <w:p w14:paraId="395836FA">
            <w:pPr>
              <w:jc w:val="center"/>
              <w:rPr>
                <w:ins w:id="14" w:author="徐蕾娜" w:date="2025-03-11T10:37:31Z"/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ins w:id="15" w:author="徐蕾娜" w:date="2025-03-11T10:37:31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徐蕾娜</w:t>
              </w:r>
            </w:ins>
          </w:p>
        </w:tc>
      </w:tr>
      <w:tr w14:paraId="2117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ins w:id="16" w:author="徐蕾娜" w:date="2025-06-20T11:41:58Z"/>
        </w:trPr>
        <w:tc>
          <w:tcPr>
            <w:tcW w:w="851" w:type="dxa"/>
            <w:shd w:val="clear" w:color="auto" w:fill="auto"/>
            <w:vAlign w:val="center"/>
          </w:tcPr>
          <w:p w14:paraId="13402EC5">
            <w:pPr>
              <w:jc w:val="center"/>
              <w:rPr>
                <w:ins w:id="17" w:author="徐蕾娜" w:date="2025-06-20T11:41:58Z"/>
                <w:rFonts w:hint="eastAsia"/>
                <w:color w:val="auto"/>
                <w:szCs w:val="24"/>
                <w:lang w:val="en-US" w:eastAsia="zh-CN"/>
              </w:rPr>
            </w:pPr>
            <w:ins w:id="18" w:author="徐蕾娜" w:date="2025-06-20T11:42:01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A/</w:t>
              </w:r>
            </w:ins>
            <w:ins w:id="19" w:author="徐蕾娜" w:date="2025-06-20T11:42:03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1</w:t>
              </w:r>
            </w:ins>
          </w:p>
        </w:tc>
        <w:tc>
          <w:tcPr>
            <w:tcW w:w="1461" w:type="dxa"/>
            <w:shd w:val="clear" w:color="auto" w:fill="auto"/>
            <w:vAlign w:val="center"/>
          </w:tcPr>
          <w:p w14:paraId="4845D370">
            <w:pPr>
              <w:jc w:val="center"/>
              <w:rPr>
                <w:ins w:id="20" w:author="徐蕾娜" w:date="2025-06-20T11:41:58Z"/>
                <w:rFonts w:hint="eastAsia"/>
                <w:color w:val="auto"/>
                <w:szCs w:val="24"/>
              </w:rPr>
            </w:pPr>
            <w:ins w:id="21" w:author="徐蕾娜" w:date="2025-06-20T11:42:12Z">
              <w:r>
                <w:rPr>
                  <w:rFonts w:hint="eastAsia"/>
                  <w:color w:val="auto"/>
                  <w:szCs w:val="24"/>
                </w:rPr>
                <w:t>20250007</w:t>
              </w:r>
            </w:ins>
          </w:p>
        </w:tc>
        <w:tc>
          <w:tcPr>
            <w:tcW w:w="2625" w:type="dxa"/>
            <w:shd w:val="clear" w:color="auto" w:fill="auto"/>
            <w:vAlign w:val="center"/>
          </w:tcPr>
          <w:p w14:paraId="71471C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40" w:lineRule="exact"/>
              <w:ind w:left="0" w:right="0"/>
              <w:jc w:val="left"/>
              <w:rPr>
                <w:ins w:id="22" w:author="徐蕾娜" w:date="2025-06-20T11:42:23Z"/>
                <w:rFonts w:hint="eastAsia" w:ascii="Calibri" w:hAnsi="Calibri" w:eastAsia="宋体" w:cs="Times New Roman"/>
                <w:kern w:val="2"/>
                <w:sz w:val="24"/>
                <w:szCs w:val="24"/>
              </w:rPr>
            </w:pPr>
            <w:ins w:id="23" w:author="徐蕾娜" w:date="2025-06-20T11:42:23Z">
              <w:r>
                <w:rPr>
                  <w:rFonts w:hint="default" w:ascii="Calibri" w:hAnsi="Calibri" w:eastAsia="宋体" w:cs="Calibri"/>
                  <w:kern w:val="2"/>
                  <w:sz w:val="24"/>
                  <w:szCs w:val="24"/>
                  <w:lang w:val="en-US" w:eastAsia="zh-CN" w:bidi="ar"/>
                </w:rPr>
                <w:t>2025.06.05-2025.06.06 NMPA</w:t>
              </w:r>
            </w:ins>
            <w:ins w:id="24" w:author="徐蕾娜" w:date="2025-06-20T11:42:23Z">
              <w:r>
                <w:rPr>
                  <w:rFonts w:hint="eastAsia" w:ascii="宋体" w:hAnsi="宋体" w:eastAsia="宋体" w:cs="宋体"/>
                  <w:kern w:val="2"/>
                  <w:sz w:val="24"/>
                  <w:szCs w:val="24"/>
                  <w:lang w:val="en-US" w:eastAsia="zh-CN" w:bidi="ar"/>
                </w:rPr>
                <w:t>体系核查整改：</w:t>
              </w:r>
            </w:ins>
          </w:p>
          <w:p w14:paraId="5B4E8903">
            <w:pPr>
              <w:jc w:val="left"/>
              <w:rPr>
                <w:ins w:id="25" w:author="徐蕾娜" w:date="2025-06-20T11:41:58Z"/>
                <w:rFonts w:hint="eastAsia"/>
                <w:color w:val="auto"/>
                <w:szCs w:val="24"/>
                <w:lang w:val="en-US" w:eastAsia="zh-CN"/>
              </w:rPr>
            </w:pPr>
            <w:ins w:id="26" w:author="徐蕾娜" w:date="2025-06-20T11:42:23Z">
              <w:r>
                <w:rPr>
                  <w:rFonts w:hint="eastAsia"/>
                  <w:szCs w:val="21"/>
                  <w:lang w:val="en-US" w:eastAsia="zh-CN"/>
                </w:rPr>
                <w:t>1、增加上市后发现的缺陷评估、评审及批准程序。</w:t>
              </w:r>
            </w:ins>
          </w:p>
        </w:tc>
        <w:tc>
          <w:tcPr>
            <w:tcW w:w="2004" w:type="dxa"/>
            <w:shd w:val="clear" w:color="auto" w:fill="auto"/>
            <w:vAlign w:val="center"/>
          </w:tcPr>
          <w:p w14:paraId="619A586D">
            <w:pPr>
              <w:jc w:val="center"/>
              <w:rPr>
                <w:ins w:id="27" w:author="徐蕾娜" w:date="2025-06-20T11:41:58Z"/>
                <w:rFonts w:hint="default"/>
                <w:color w:val="auto"/>
                <w:szCs w:val="24"/>
                <w:lang w:val="en-US" w:eastAsia="zh-CN"/>
              </w:rPr>
            </w:pPr>
            <w:ins w:id="28" w:author="徐蕾娜" w:date="2025-06-20T11:42:34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202</w:t>
              </w:r>
            </w:ins>
            <w:ins w:id="29" w:author="徐蕾娜" w:date="2025-06-20T11:42:37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5</w:t>
              </w:r>
            </w:ins>
            <w:ins w:id="30" w:author="徐蕾娜" w:date="2025-06-20T11:42:34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-0</w:t>
              </w:r>
            </w:ins>
            <w:ins w:id="31" w:author="徐蕾娜" w:date="2025-06-20T11:42:39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6</w:t>
              </w:r>
            </w:ins>
            <w:ins w:id="32" w:author="徐蕾娜" w:date="2025-06-20T11:42:34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-</w:t>
              </w:r>
            </w:ins>
            <w:ins w:id="33" w:author="徐蕾娜" w:date="2025-06-20T11:42:41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1</w:t>
              </w:r>
            </w:ins>
            <w:ins w:id="34" w:author="徐蕾娜" w:date="2025-06-20T11:42:42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3</w:t>
              </w:r>
            </w:ins>
          </w:p>
        </w:tc>
        <w:tc>
          <w:tcPr>
            <w:tcW w:w="1559" w:type="dxa"/>
            <w:shd w:val="clear" w:color="auto" w:fill="auto"/>
            <w:vAlign w:val="center"/>
          </w:tcPr>
          <w:p w14:paraId="462A4C7F">
            <w:pPr>
              <w:jc w:val="center"/>
              <w:rPr>
                <w:ins w:id="35" w:author="徐蕾娜" w:date="2025-06-20T11:41:58Z"/>
                <w:rFonts w:hint="eastAsia"/>
                <w:color w:val="auto"/>
                <w:szCs w:val="24"/>
                <w:lang w:val="en-US" w:eastAsia="zh-CN"/>
              </w:rPr>
            </w:pPr>
            <w:ins w:id="36" w:author="徐蕾娜" w:date="2025-06-20T11:42:34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徐蕾娜</w:t>
              </w:r>
            </w:ins>
          </w:p>
        </w:tc>
      </w:tr>
      <w:bookmarkEnd w:id="1"/>
      <w:bookmarkEnd w:id="2"/>
      <w:bookmarkEnd w:id="3"/>
      <w:bookmarkEnd w:id="5"/>
      <w:bookmarkEnd w:id="9"/>
    </w:tbl>
    <w:p w14:paraId="42BF7377">
      <w:pPr>
        <w:pStyle w:val="2"/>
        <w:numPr>
          <w:ilvl w:val="0"/>
          <w:numId w:val="0"/>
        </w:numPr>
        <w:ind w:left="425" w:hanging="425"/>
        <w:jc w:val="center"/>
      </w:pPr>
      <w:bookmarkStart w:id="15" w:name="_Toc17408"/>
      <w:bookmarkStart w:id="16" w:name="_Toc14024"/>
      <w:r>
        <w:rPr>
          <w:rFonts w:hint="eastAsia"/>
        </w:rPr>
        <w:t>目录</w:t>
      </w:r>
      <w:bookmarkEnd w:id="10"/>
      <w:bookmarkEnd w:id="15"/>
      <w:bookmarkEnd w:id="16"/>
      <w:bookmarkStart w:id="150" w:name="_GoBack"/>
      <w:bookmarkEnd w:id="150"/>
    </w:p>
    <w:p w14:paraId="0732E3D9">
      <w:pPr>
        <w:pStyle w:val="22"/>
        <w:tabs>
          <w:tab w:val="right" w:leader="dot" w:pos="8312"/>
          <w:tab w:val="clear" w:pos="284"/>
          <w:tab w:val="clear" w:pos="8296"/>
        </w:tabs>
        <w:rPr>
          <w:del w:id="37" w:author="徐蕾娜" w:date="2025-11-10T10:21:48Z"/>
        </w:rPr>
      </w:pPr>
      <w:r>
        <w:rPr>
          <w:rFonts w:ascii="Times New Roman" w:hAnsi="Times New Roman" w:eastAsia="宋体"/>
          <w:szCs w:val="24"/>
        </w:rPr>
        <w:fldChar w:fldCharType="begin"/>
      </w:r>
      <w:r>
        <w:rPr>
          <w:rFonts w:ascii="Times New Roman" w:hAnsi="Times New Roman" w:eastAsia="宋体"/>
          <w:szCs w:val="24"/>
        </w:rPr>
        <w:instrText xml:space="preserve"> TOC \o "1-4" \u </w:instrText>
      </w:r>
      <w:r>
        <w:rPr>
          <w:rFonts w:ascii="Times New Roman" w:hAnsi="Times New Roman" w:eastAsia="宋体"/>
          <w:szCs w:val="24"/>
        </w:rPr>
        <w:fldChar w:fldCharType="separate"/>
      </w:r>
      <w:del w:id="38" w:author="徐蕾娜" w:date="2025-11-10T10:21:48Z">
        <w:r>
          <w:rPr>
            <w:rFonts w:hint="eastAsia"/>
          </w:rPr>
          <w:delText>更改记录</w:delText>
        </w:r>
      </w:del>
      <w:del w:id="39" w:author="徐蕾娜" w:date="2025-11-10T10:21:48Z">
        <w:r>
          <w:rPr/>
          <w:tab/>
        </w:r>
      </w:del>
      <w:del w:id="40" w:author="徐蕾娜" w:date="2025-11-10T10:21:48Z">
        <w:r>
          <w:rPr/>
          <w:fldChar w:fldCharType="begin"/>
        </w:r>
      </w:del>
      <w:del w:id="41" w:author="徐蕾娜" w:date="2025-11-10T10:21:48Z">
        <w:r>
          <w:rPr/>
          <w:delInstrText xml:space="preserve"> PAGEREF _Toc16088 \h </w:delInstrText>
        </w:r>
      </w:del>
      <w:del w:id="42" w:author="徐蕾娜" w:date="2025-11-10T10:21:48Z">
        <w:r>
          <w:rPr/>
          <w:fldChar w:fldCharType="separate"/>
        </w:r>
      </w:del>
      <w:del w:id="43" w:author="徐蕾娜" w:date="2025-11-10T10:21:48Z">
        <w:r>
          <w:rPr/>
          <w:delText>2</w:delText>
        </w:r>
      </w:del>
      <w:del w:id="44" w:author="徐蕾娜" w:date="2025-11-10T10:21:48Z">
        <w:r>
          <w:rPr/>
          <w:fldChar w:fldCharType="end"/>
        </w:r>
      </w:del>
    </w:p>
    <w:p w14:paraId="5738AE59">
      <w:pPr>
        <w:pStyle w:val="22"/>
        <w:tabs>
          <w:tab w:val="right" w:leader="dot" w:pos="8312"/>
          <w:tab w:val="clear" w:pos="284"/>
          <w:tab w:val="clear" w:pos="8296"/>
        </w:tabs>
        <w:rPr>
          <w:del w:id="45" w:author="徐蕾娜" w:date="2025-11-10T10:21:48Z"/>
        </w:rPr>
      </w:pPr>
      <w:del w:id="46" w:author="徐蕾娜" w:date="2025-11-10T10:21:48Z">
        <w:r>
          <w:rPr>
            <w:rFonts w:hint="eastAsia"/>
          </w:rPr>
          <w:delText>目录</w:delText>
        </w:r>
      </w:del>
      <w:del w:id="47" w:author="徐蕾娜" w:date="2025-11-10T10:21:48Z">
        <w:r>
          <w:rPr/>
          <w:tab/>
        </w:r>
      </w:del>
      <w:del w:id="48" w:author="徐蕾娜" w:date="2025-11-10T10:21:48Z">
        <w:r>
          <w:rPr/>
          <w:fldChar w:fldCharType="begin"/>
        </w:r>
      </w:del>
      <w:del w:id="49" w:author="徐蕾娜" w:date="2025-11-10T10:21:48Z">
        <w:r>
          <w:rPr/>
          <w:delInstrText xml:space="preserve"> PAGEREF _Toc12305 \h </w:delInstrText>
        </w:r>
      </w:del>
      <w:del w:id="50" w:author="徐蕾娜" w:date="2025-11-10T10:21:48Z">
        <w:r>
          <w:rPr/>
          <w:fldChar w:fldCharType="separate"/>
        </w:r>
      </w:del>
      <w:del w:id="51" w:author="徐蕾娜" w:date="2025-11-10T10:21:48Z">
        <w:r>
          <w:rPr/>
          <w:delText>3</w:delText>
        </w:r>
      </w:del>
      <w:del w:id="52" w:author="徐蕾娜" w:date="2025-11-10T10:21:48Z">
        <w:r>
          <w:rPr/>
          <w:fldChar w:fldCharType="end"/>
        </w:r>
      </w:del>
    </w:p>
    <w:p w14:paraId="46FFD333">
      <w:pPr>
        <w:pStyle w:val="22"/>
        <w:tabs>
          <w:tab w:val="right" w:leader="dot" w:pos="8312"/>
          <w:tab w:val="clear" w:pos="284"/>
          <w:tab w:val="clear" w:pos="8296"/>
        </w:tabs>
        <w:rPr>
          <w:del w:id="53" w:author="徐蕾娜" w:date="2025-11-10T10:21:48Z"/>
        </w:rPr>
      </w:pPr>
      <w:del w:id="54" w:author="徐蕾娜" w:date="2025-11-10T10:21:48Z">
        <w:r>
          <w:rPr>
            <w:rFonts w:hint="eastAsia"/>
            <w:szCs w:val="32"/>
          </w:rPr>
          <w:delText xml:space="preserve">1 </w:delText>
        </w:r>
      </w:del>
      <w:del w:id="55" w:author="徐蕾娜" w:date="2025-11-10T10:21:48Z">
        <w:r>
          <w:rPr>
            <w:rFonts w:hint="eastAsia"/>
          </w:rPr>
          <w:delText>介绍</w:delText>
        </w:r>
      </w:del>
      <w:del w:id="56" w:author="徐蕾娜" w:date="2025-11-10T10:21:48Z">
        <w:r>
          <w:rPr/>
          <w:tab/>
        </w:r>
      </w:del>
      <w:del w:id="57" w:author="徐蕾娜" w:date="2025-11-10T10:21:48Z">
        <w:r>
          <w:rPr/>
          <w:fldChar w:fldCharType="begin"/>
        </w:r>
      </w:del>
      <w:del w:id="58" w:author="徐蕾娜" w:date="2025-11-10T10:21:48Z">
        <w:r>
          <w:rPr/>
          <w:delInstrText xml:space="preserve"> PAGEREF _Toc9740 \h </w:delInstrText>
        </w:r>
      </w:del>
      <w:del w:id="59" w:author="徐蕾娜" w:date="2025-11-10T10:21:48Z">
        <w:r>
          <w:rPr/>
          <w:fldChar w:fldCharType="separate"/>
        </w:r>
      </w:del>
      <w:del w:id="60" w:author="徐蕾娜" w:date="2025-11-10T10:21:48Z">
        <w:r>
          <w:rPr/>
          <w:delText>5</w:delText>
        </w:r>
      </w:del>
      <w:del w:id="61" w:author="徐蕾娜" w:date="2025-11-10T10:21:48Z">
        <w:r>
          <w:rPr/>
          <w:fldChar w:fldCharType="end"/>
        </w:r>
      </w:del>
    </w:p>
    <w:p w14:paraId="10BC660B">
      <w:pPr>
        <w:pStyle w:val="27"/>
        <w:tabs>
          <w:tab w:val="right" w:leader="dot" w:pos="8312"/>
          <w:tab w:val="clear" w:pos="851"/>
          <w:tab w:val="clear" w:pos="8296"/>
        </w:tabs>
        <w:rPr>
          <w:del w:id="62" w:author="徐蕾娜" w:date="2025-11-10T10:21:48Z"/>
        </w:rPr>
      </w:pPr>
      <w:del w:id="63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1.1 </w:delText>
        </w:r>
      </w:del>
      <w:del w:id="64" w:author="徐蕾娜" w:date="2025-11-10T10:21:48Z">
        <w:r>
          <w:rPr>
            <w:rFonts w:hint="eastAsia"/>
          </w:rPr>
          <w:delText>目的</w:delText>
        </w:r>
      </w:del>
      <w:del w:id="65" w:author="徐蕾娜" w:date="2025-11-10T10:21:48Z">
        <w:r>
          <w:rPr/>
          <w:tab/>
        </w:r>
      </w:del>
      <w:del w:id="66" w:author="徐蕾娜" w:date="2025-11-10T10:21:48Z">
        <w:r>
          <w:rPr/>
          <w:fldChar w:fldCharType="begin"/>
        </w:r>
      </w:del>
      <w:del w:id="67" w:author="徐蕾娜" w:date="2025-11-10T10:21:48Z">
        <w:r>
          <w:rPr/>
          <w:delInstrText xml:space="preserve"> PAGEREF _Toc23893 \h </w:delInstrText>
        </w:r>
      </w:del>
      <w:del w:id="68" w:author="徐蕾娜" w:date="2025-11-10T10:21:48Z">
        <w:r>
          <w:rPr/>
          <w:fldChar w:fldCharType="separate"/>
        </w:r>
      </w:del>
      <w:del w:id="69" w:author="徐蕾娜" w:date="2025-11-10T10:21:48Z">
        <w:r>
          <w:rPr/>
          <w:delText>5</w:delText>
        </w:r>
      </w:del>
      <w:del w:id="70" w:author="徐蕾娜" w:date="2025-11-10T10:21:48Z">
        <w:r>
          <w:rPr/>
          <w:fldChar w:fldCharType="end"/>
        </w:r>
      </w:del>
    </w:p>
    <w:p w14:paraId="56841774">
      <w:pPr>
        <w:pStyle w:val="27"/>
        <w:tabs>
          <w:tab w:val="right" w:leader="dot" w:pos="8312"/>
          <w:tab w:val="clear" w:pos="851"/>
          <w:tab w:val="clear" w:pos="8296"/>
        </w:tabs>
        <w:rPr>
          <w:del w:id="71" w:author="徐蕾娜" w:date="2025-11-10T10:21:48Z"/>
        </w:rPr>
      </w:pPr>
      <w:del w:id="72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1.2 </w:delText>
        </w:r>
      </w:del>
      <w:del w:id="73" w:author="徐蕾娜" w:date="2025-11-10T10:21:48Z">
        <w:r>
          <w:rPr>
            <w:rFonts w:hint="eastAsia"/>
          </w:rPr>
          <w:delText>适用范围</w:delText>
        </w:r>
      </w:del>
      <w:del w:id="74" w:author="徐蕾娜" w:date="2025-11-10T10:21:48Z">
        <w:r>
          <w:rPr/>
          <w:tab/>
        </w:r>
      </w:del>
      <w:del w:id="75" w:author="徐蕾娜" w:date="2025-11-10T10:21:48Z">
        <w:r>
          <w:rPr/>
          <w:fldChar w:fldCharType="begin"/>
        </w:r>
      </w:del>
      <w:del w:id="76" w:author="徐蕾娜" w:date="2025-11-10T10:21:48Z">
        <w:r>
          <w:rPr/>
          <w:delInstrText xml:space="preserve"> PAGEREF _Toc18751 \h </w:delInstrText>
        </w:r>
      </w:del>
      <w:del w:id="77" w:author="徐蕾娜" w:date="2025-11-10T10:21:48Z">
        <w:r>
          <w:rPr/>
          <w:fldChar w:fldCharType="separate"/>
        </w:r>
      </w:del>
      <w:del w:id="78" w:author="徐蕾娜" w:date="2025-11-10T10:21:48Z">
        <w:r>
          <w:rPr/>
          <w:delText>5</w:delText>
        </w:r>
      </w:del>
      <w:del w:id="79" w:author="徐蕾娜" w:date="2025-11-10T10:21:48Z">
        <w:r>
          <w:rPr/>
          <w:fldChar w:fldCharType="end"/>
        </w:r>
      </w:del>
    </w:p>
    <w:p w14:paraId="3C211F1F">
      <w:pPr>
        <w:pStyle w:val="27"/>
        <w:tabs>
          <w:tab w:val="right" w:leader="dot" w:pos="8312"/>
          <w:tab w:val="clear" w:pos="851"/>
          <w:tab w:val="clear" w:pos="8296"/>
        </w:tabs>
        <w:rPr>
          <w:del w:id="80" w:author="徐蕾娜" w:date="2025-11-10T10:21:48Z"/>
        </w:rPr>
      </w:pPr>
      <w:del w:id="81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1.3 </w:delText>
        </w:r>
      </w:del>
      <w:del w:id="82" w:author="徐蕾娜" w:date="2025-11-10T10:21:48Z">
        <w:r>
          <w:rPr>
            <w:rFonts w:hint="eastAsia"/>
          </w:rPr>
          <w:delText>参考文件</w:delText>
        </w:r>
      </w:del>
      <w:del w:id="83" w:author="徐蕾娜" w:date="2025-11-10T10:21:48Z">
        <w:r>
          <w:rPr/>
          <w:tab/>
        </w:r>
      </w:del>
      <w:del w:id="84" w:author="徐蕾娜" w:date="2025-11-10T10:21:48Z">
        <w:r>
          <w:rPr/>
          <w:fldChar w:fldCharType="begin"/>
        </w:r>
      </w:del>
      <w:del w:id="85" w:author="徐蕾娜" w:date="2025-11-10T10:21:48Z">
        <w:r>
          <w:rPr/>
          <w:delInstrText xml:space="preserve"> PAGEREF _Toc30687 \h </w:delInstrText>
        </w:r>
      </w:del>
      <w:del w:id="86" w:author="徐蕾娜" w:date="2025-11-10T10:21:48Z">
        <w:r>
          <w:rPr/>
          <w:fldChar w:fldCharType="separate"/>
        </w:r>
      </w:del>
      <w:del w:id="87" w:author="徐蕾娜" w:date="2025-11-10T10:21:48Z">
        <w:r>
          <w:rPr/>
          <w:delText>5</w:delText>
        </w:r>
      </w:del>
      <w:del w:id="88" w:author="徐蕾娜" w:date="2025-11-10T10:21:48Z">
        <w:r>
          <w:rPr/>
          <w:fldChar w:fldCharType="end"/>
        </w:r>
      </w:del>
    </w:p>
    <w:p w14:paraId="6743304A">
      <w:pPr>
        <w:pStyle w:val="27"/>
        <w:tabs>
          <w:tab w:val="right" w:leader="dot" w:pos="8312"/>
          <w:tab w:val="clear" w:pos="851"/>
          <w:tab w:val="clear" w:pos="8296"/>
        </w:tabs>
        <w:rPr>
          <w:del w:id="89" w:author="徐蕾娜" w:date="2025-11-10T10:21:48Z"/>
        </w:rPr>
      </w:pPr>
      <w:del w:id="90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1.4 </w:delText>
        </w:r>
      </w:del>
      <w:del w:id="91" w:author="徐蕾娜" w:date="2025-11-10T10:21:48Z">
        <w:r>
          <w:rPr>
            <w:rFonts w:hint="eastAsia"/>
          </w:rPr>
          <w:delText>相关记录</w:delText>
        </w:r>
      </w:del>
      <w:del w:id="92" w:author="徐蕾娜" w:date="2025-11-10T10:21:48Z">
        <w:r>
          <w:rPr/>
          <w:tab/>
        </w:r>
      </w:del>
      <w:del w:id="93" w:author="徐蕾娜" w:date="2025-11-10T10:21:48Z">
        <w:r>
          <w:rPr/>
          <w:fldChar w:fldCharType="begin"/>
        </w:r>
      </w:del>
      <w:del w:id="94" w:author="徐蕾娜" w:date="2025-11-10T10:21:48Z">
        <w:r>
          <w:rPr/>
          <w:delInstrText xml:space="preserve"> PAGEREF _Toc24021 \h </w:delInstrText>
        </w:r>
      </w:del>
      <w:del w:id="95" w:author="徐蕾娜" w:date="2025-11-10T10:21:48Z">
        <w:r>
          <w:rPr/>
          <w:fldChar w:fldCharType="separate"/>
        </w:r>
      </w:del>
      <w:del w:id="96" w:author="徐蕾娜" w:date="2025-11-10T10:21:48Z">
        <w:r>
          <w:rPr/>
          <w:delText>5</w:delText>
        </w:r>
      </w:del>
      <w:del w:id="97" w:author="徐蕾娜" w:date="2025-11-10T10:21:48Z">
        <w:r>
          <w:rPr/>
          <w:fldChar w:fldCharType="end"/>
        </w:r>
      </w:del>
    </w:p>
    <w:p w14:paraId="5CEB9ED1">
      <w:pPr>
        <w:pStyle w:val="22"/>
        <w:tabs>
          <w:tab w:val="right" w:leader="dot" w:pos="8312"/>
          <w:tab w:val="clear" w:pos="284"/>
          <w:tab w:val="clear" w:pos="8296"/>
        </w:tabs>
        <w:rPr>
          <w:del w:id="98" w:author="徐蕾娜" w:date="2025-11-10T10:21:48Z"/>
        </w:rPr>
      </w:pPr>
      <w:del w:id="99" w:author="徐蕾娜" w:date="2025-11-10T10:21:48Z">
        <w:r>
          <w:rPr>
            <w:rFonts w:hint="eastAsia"/>
            <w:szCs w:val="32"/>
          </w:rPr>
          <w:delText xml:space="preserve">2 </w:delText>
        </w:r>
      </w:del>
      <w:del w:id="100" w:author="徐蕾娜" w:date="2025-11-10T10:21:48Z">
        <w:r>
          <w:rPr>
            <w:rFonts w:hint="eastAsia"/>
          </w:rPr>
          <w:delText>职责</w:delText>
        </w:r>
      </w:del>
      <w:del w:id="101" w:author="徐蕾娜" w:date="2025-11-10T10:21:48Z">
        <w:r>
          <w:rPr/>
          <w:tab/>
        </w:r>
      </w:del>
      <w:del w:id="102" w:author="徐蕾娜" w:date="2025-11-10T10:21:48Z">
        <w:r>
          <w:rPr/>
          <w:fldChar w:fldCharType="begin"/>
        </w:r>
      </w:del>
      <w:del w:id="103" w:author="徐蕾娜" w:date="2025-11-10T10:21:48Z">
        <w:r>
          <w:rPr/>
          <w:delInstrText xml:space="preserve"> PAGEREF _Toc15261 \h </w:delInstrText>
        </w:r>
      </w:del>
      <w:del w:id="104" w:author="徐蕾娜" w:date="2025-11-10T10:21:48Z">
        <w:r>
          <w:rPr/>
          <w:fldChar w:fldCharType="separate"/>
        </w:r>
      </w:del>
      <w:del w:id="105" w:author="徐蕾娜" w:date="2025-11-10T10:21:48Z">
        <w:r>
          <w:rPr/>
          <w:delText>6</w:delText>
        </w:r>
      </w:del>
      <w:del w:id="106" w:author="徐蕾娜" w:date="2025-11-10T10:21:48Z">
        <w:r>
          <w:rPr/>
          <w:fldChar w:fldCharType="end"/>
        </w:r>
      </w:del>
    </w:p>
    <w:p w14:paraId="539E5B28">
      <w:pPr>
        <w:pStyle w:val="27"/>
        <w:tabs>
          <w:tab w:val="right" w:leader="dot" w:pos="8312"/>
          <w:tab w:val="clear" w:pos="851"/>
          <w:tab w:val="clear" w:pos="8296"/>
        </w:tabs>
        <w:rPr>
          <w:del w:id="107" w:author="徐蕾娜" w:date="2025-11-10T10:21:48Z"/>
        </w:rPr>
      </w:pPr>
      <w:del w:id="108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2.1 </w:delText>
        </w:r>
      </w:del>
      <w:del w:id="109" w:author="徐蕾娜" w:date="2025-11-10T10:21:48Z">
        <w:r>
          <w:rPr>
            <w:rFonts w:hint="eastAsia" w:ascii="宋体" w:hAnsi="宋体"/>
          </w:rPr>
          <w:delText>研发部</w:delText>
        </w:r>
      </w:del>
      <w:del w:id="110" w:author="徐蕾娜" w:date="2025-11-10T10:21:48Z">
        <w:r>
          <w:rPr/>
          <w:tab/>
        </w:r>
      </w:del>
      <w:del w:id="111" w:author="徐蕾娜" w:date="2025-11-10T10:21:48Z">
        <w:r>
          <w:rPr/>
          <w:fldChar w:fldCharType="begin"/>
        </w:r>
      </w:del>
      <w:del w:id="112" w:author="徐蕾娜" w:date="2025-11-10T10:21:48Z">
        <w:r>
          <w:rPr/>
          <w:delInstrText xml:space="preserve"> PAGEREF _Toc953 \h </w:delInstrText>
        </w:r>
      </w:del>
      <w:del w:id="113" w:author="徐蕾娜" w:date="2025-11-10T10:21:48Z">
        <w:r>
          <w:rPr/>
          <w:fldChar w:fldCharType="separate"/>
        </w:r>
      </w:del>
      <w:del w:id="114" w:author="徐蕾娜" w:date="2025-11-10T10:21:48Z">
        <w:r>
          <w:rPr/>
          <w:delText>6</w:delText>
        </w:r>
      </w:del>
      <w:del w:id="115" w:author="徐蕾娜" w:date="2025-11-10T10:21:48Z">
        <w:r>
          <w:rPr/>
          <w:fldChar w:fldCharType="end"/>
        </w:r>
      </w:del>
    </w:p>
    <w:p w14:paraId="04E88DDD">
      <w:pPr>
        <w:pStyle w:val="27"/>
        <w:tabs>
          <w:tab w:val="right" w:leader="dot" w:pos="8312"/>
          <w:tab w:val="clear" w:pos="851"/>
          <w:tab w:val="clear" w:pos="8296"/>
        </w:tabs>
        <w:rPr>
          <w:del w:id="116" w:author="徐蕾娜" w:date="2025-11-10T10:21:48Z"/>
        </w:rPr>
      </w:pPr>
      <w:del w:id="117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2.2 </w:delText>
        </w:r>
      </w:del>
      <w:del w:id="118" w:author="徐蕾娜" w:date="2025-11-10T10:21:48Z">
        <w:r>
          <w:rPr>
            <w:rFonts w:hint="eastAsia" w:ascii="宋体" w:hAnsi="宋体"/>
          </w:rPr>
          <w:delText>生产部</w:delText>
        </w:r>
      </w:del>
      <w:del w:id="119" w:author="徐蕾娜" w:date="2025-11-10T10:21:48Z">
        <w:r>
          <w:rPr/>
          <w:tab/>
        </w:r>
      </w:del>
      <w:del w:id="120" w:author="徐蕾娜" w:date="2025-11-10T10:21:48Z">
        <w:r>
          <w:rPr/>
          <w:fldChar w:fldCharType="begin"/>
        </w:r>
      </w:del>
      <w:del w:id="121" w:author="徐蕾娜" w:date="2025-11-10T10:21:48Z">
        <w:r>
          <w:rPr/>
          <w:delInstrText xml:space="preserve"> PAGEREF _Toc5562 \h </w:delInstrText>
        </w:r>
      </w:del>
      <w:del w:id="122" w:author="徐蕾娜" w:date="2025-11-10T10:21:48Z">
        <w:r>
          <w:rPr/>
          <w:fldChar w:fldCharType="separate"/>
        </w:r>
      </w:del>
      <w:del w:id="123" w:author="徐蕾娜" w:date="2025-11-10T10:21:48Z">
        <w:r>
          <w:rPr/>
          <w:delText>6</w:delText>
        </w:r>
      </w:del>
      <w:del w:id="124" w:author="徐蕾娜" w:date="2025-11-10T10:21:48Z">
        <w:r>
          <w:rPr/>
          <w:fldChar w:fldCharType="end"/>
        </w:r>
      </w:del>
    </w:p>
    <w:p w14:paraId="64708D86">
      <w:pPr>
        <w:pStyle w:val="22"/>
        <w:tabs>
          <w:tab w:val="right" w:leader="dot" w:pos="8312"/>
          <w:tab w:val="clear" w:pos="284"/>
          <w:tab w:val="clear" w:pos="8296"/>
        </w:tabs>
        <w:rPr>
          <w:del w:id="125" w:author="徐蕾娜" w:date="2025-11-10T10:21:48Z"/>
        </w:rPr>
      </w:pPr>
      <w:del w:id="126" w:author="徐蕾娜" w:date="2025-11-10T10:21:48Z">
        <w:r>
          <w:rPr>
            <w:rFonts w:hint="eastAsia"/>
            <w:szCs w:val="32"/>
          </w:rPr>
          <w:delText xml:space="preserve">3 </w:delText>
        </w:r>
      </w:del>
      <w:del w:id="127" w:author="徐蕾娜" w:date="2025-11-10T10:21:48Z">
        <w:r>
          <w:rPr>
            <w:rFonts w:hint="eastAsia"/>
          </w:rPr>
          <w:delText>程序</w:delText>
        </w:r>
      </w:del>
      <w:del w:id="128" w:author="徐蕾娜" w:date="2025-11-10T10:21:48Z">
        <w:r>
          <w:rPr/>
          <w:tab/>
        </w:r>
      </w:del>
      <w:del w:id="129" w:author="徐蕾娜" w:date="2025-11-10T10:21:48Z">
        <w:r>
          <w:rPr/>
          <w:fldChar w:fldCharType="begin"/>
        </w:r>
      </w:del>
      <w:del w:id="130" w:author="徐蕾娜" w:date="2025-11-10T10:21:48Z">
        <w:r>
          <w:rPr/>
          <w:delInstrText xml:space="preserve"> PAGEREF _Toc13482 \h </w:delInstrText>
        </w:r>
      </w:del>
      <w:del w:id="131" w:author="徐蕾娜" w:date="2025-11-10T10:21:48Z">
        <w:r>
          <w:rPr/>
          <w:fldChar w:fldCharType="separate"/>
        </w:r>
      </w:del>
      <w:del w:id="132" w:author="徐蕾娜" w:date="2025-11-10T10:21:48Z">
        <w:r>
          <w:rPr/>
          <w:delText>7</w:delText>
        </w:r>
      </w:del>
      <w:del w:id="133" w:author="徐蕾娜" w:date="2025-11-10T10:21:48Z">
        <w:r>
          <w:rPr/>
          <w:fldChar w:fldCharType="end"/>
        </w:r>
      </w:del>
    </w:p>
    <w:p w14:paraId="41C563C0">
      <w:pPr>
        <w:pStyle w:val="27"/>
        <w:tabs>
          <w:tab w:val="right" w:leader="dot" w:pos="8312"/>
          <w:tab w:val="clear" w:pos="851"/>
          <w:tab w:val="clear" w:pos="8296"/>
        </w:tabs>
        <w:rPr>
          <w:del w:id="134" w:author="徐蕾娜" w:date="2025-11-10T10:21:48Z"/>
        </w:rPr>
      </w:pPr>
      <w:del w:id="135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3.1 </w:delText>
        </w:r>
      </w:del>
      <w:del w:id="136" w:author="徐蕾娜" w:date="2025-11-10T10:21:48Z">
        <w:r>
          <w:rPr>
            <w:rFonts w:hint="eastAsia"/>
          </w:rPr>
          <w:delText>缺陷管理委员会</w:delText>
        </w:r>
      </w:del>
      <w:del w:id="137" w:author="徐蕾娜" w:date="2025-11-10T10:21:48Z">
        <w:r>
          <w:rPr/>
          <w:tab/>
        </w:r>
      </w:del>
      <w:del w:id="138" w:author="徐蕾娜" w:date="2025-11-10T10:21:48Z">
        <w:r>
          <w:rPr/>
          <w:fldChar w:fldCharType="begin"/>
        </w:r>
      </w:del>
      <w:del w:id="139" w:author="徐蕾娜" w:date="2025-11-10T10:21:48Z">
        <w:r>
          <w:rPr/>
          <w:delInstrText xml:space="preserve"> PAGEREF _Toc23857 \h </w:delInstrText>
        </w:r>
      </w:del>
      <w:del w:id="140" w:author="徐蕾娜" w:date="2025-11-10T10:21:48Z">
        <w:r>
          <w:rPr/>
          <w:fldChar w:fldCharType="separate"/>
        </w:r>
      </w:del>
      <w:del w:id="141" w:author="徐蕾娜" w:date="2025-11-10T10:21:48Z">
        <w:r>
          <w:rPr/>
          <w:delText>7</w:delText>
        </w:r>
      </w:del>
      <w:del w:id="142" w:author="徐蕾娜" w:date="2025-11-10T10:21:48Z">
        <w:r>
          <w:rPr/>
          <w:fldChar w:fldCharType="end"/>
        </w:r>
      </w:del>
    </w:p>
    <w:p w14:paraId="6AB82E2E">
      <w:pPr>
        <w:pStyle w:val="27"/>
        <w:tabs>
          <w:tab w:val="right" w:leader="dot" w:pos="8312"/>
          <w:tab w:val="clear" w:pos="851"/>
          <w:tab w:val="clear" w:pos="8296"/>
        </w:tabs>
        <w:rPr>
          <w:del w:id="143" w:author="徐蕾娜" w:date="2025-11-10T10:21:48Z"/>
        </w:rPr>
      </w:pPr>
      <w:del w:id="144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3.2 </w:delText>
        </w:r>
      </w:del>
      <w:del w:id="145" w:author="徐蕾娜" w:date="2025-11-10T10:21:48Z">
        <w:r>
          <w:rPr>
            <w:rFonts w:hint="eastAsia"/>
          </w:rPr>
          <w:delText>缺陷严重性等级</w:delText>
        </w:r>
      </w:del>
      <w:del w:id="146" w:author="徐蕾娜" w:date="2025-11-10T10:21:48Z">
        <w:r>
          <w:rPr/>
          <w:tab/>
        </w:r>
      </w:del>
      <w:del w:id="147" w:author="徐蕾娜" w:date="2025-11-10T10:21:48Z">
        <w:r>
          <w:rPr/>
          <w:fldChar w:fldCharType="begin"/>
        </w:r>
      </w:del>
      <w:del w:id="148" w:author="徐蕾娜" w:date="2025-11-10T10:21:48Z">
        <w:r>
          <w:rPr/>
          <w:delInstrText xml:space="preserve"> PAGEREF _Toc1802 \h </w:delInstrText>
        </w:r>
      </w:del>
      <w:del w:id="149" w:author="徐蕾娜" w:date="2025-11-10T10:21:48Z">
        <w:r>
          <w:rPr/>
          <w:fldChar w:fldCharType="separate"/>
        </w:r>
      </w:del>
      <w:del w:id="150" w:author="徐蕾娜" w:date="2025-11-10T10:21:48Z">
        <w:r>
          <w:rPr/>
          <w:delText>7</w:delText>
        </w:r>
      </w:del>
      <w:del w:id="151" w:author="徐蕾娜" w:date="2025-11-10T10:21:48Z">
        <w:r>
          <w:rPr/>
          <w:fldChar w:fldCharType="end"/>
        </w:r>
      </w:del>
    </w:p>
    <w:p w14:paraId="4DF52C94">
      <w:pPr>
        <w:pStyle w:val="27"/>
        <w:tabs>
          <w:tab w:val="right" w:leader="dot" w:pos="8312"/>
          <w:tab w:val="clear" w:pos="851"/>
          <w:tab w:val="clear" w:pos="8296"/>
        </w:tabs>
        <w:rPr>
          <w:del w:id="152" w:author="徐蕾娜" w:date="2025-11-10T10:21:48Z"/>
        </w:rPr>
      </w:pPr>
      <w:del w:id="153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3.3 </w:delText>
        </w:r>
      </w:del>
      <w:del w:id="154" w:author="徐蕾娜" w:date="2025-11-10T10:21:48Z">
        <w:r>
          <w:rPr>
            <w:rFonts w:hint="eastAsia"/>
          </w:rPr>
          <w:delText>缺陷优先级别</w:delText>
        </w:r>
      </w:del>
      <w:del w:id="155" w:author="徐蕾娜" w:date="2025-11-10T10:21:48Z">
        <w:r>
          <w:rPr/>
          <w:tab/>
        </w:r>
      </w:del>
      <w:del w:id="156" w:author="徐蕾娜" w:date="2025-11-10T10:21:48Z">
        <w:r>
          <w:rPr/>
          <w:fldChar w:fldCharType="begin"/>
        </w:r>
      </w:del>
      <w:del w:id="157" w:author="徐蕾娜" w:date="2025-11-10T10:21:48Z">
        <w:r>
          <w:rPr/>
          <w:delInstrText xml:space="preserve"> PAGEREF _Toc17637 \h </w:delInstrText>
        </w:r>
      </w:del>
      <w:del w:id="158" w:author="徐蕾娜" w:date="2025-11-10T10:21:48Z">
        <w:r>
          <w:rPr/>
          <w:fldChar w:fldCharType="separate"/>
        </w:r>
      </w:del>
      <w:del w:id="159" w:author="徐蕾娜" w:date="2025-11-10T10:21:48Z">
        <w:r>
          <w:rPr/>
          <w:delText>8</w:delText>
        </w:r>
      </w:del>
      <w:del w:id="160" w:author="徐蕾娜" w:date="2025-11-10T10:21:48Z">
        <w:r>
          <w:rPr/>
          <w:fldChar w:fldCharType="end"/>
        </w:r>
      </w:del>
    </w:p>
    <w:p w14:paraId="258401AD">
      <w:pPr>
        <w:pStyle w:val="27"/>
        <w:tabs>
          <w:tab w:val="right" w:leader="dot" w:pos="8312"/>
          <w:tab w:val="clear" w:pos="851"/>
          <w:tab w:val="clear" w:pos="8296"/>
        </w:tabs>
        <w:rPr>
          <w:del w:id="161" w:author="徐蕾娜" w:date="2025-11-10T10:21:48Z"/>
        </w:rPr>
      </w:pPr>
      <w:del w:id="162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3.4 </w:delText>
        </w:r>
      </w:del>
      <w:del w:id="163" w:author="徐蕾娜" w:date="2025-11-10T10:21:48Z">
        <w:r>
          <w:rPr>
            <w:rFonts w:hint="eastAsia"/>
          </w:rPr>
          <w:delText>缺陷的状态</w:delText>
        </w:r>
      </w:del>
      <w:del w:id="164" w:author="徐蕾娜" w:date="2025-11-10T10:21:48Z">
        <w:r>
          <w:rPr/>
          <w:tab/>
        </w:r>
      </w:del>
      <w:del w:id="165" w:author="徐蕾娜" w:date="2025-11-10T10:21:48Z">
        <w:r>
          <w:rPr/>
          <w:fldChar w:fldCharType="begin"/>
        </w:r>
      </w:del>
      <w:del w:id="166" w:author="徐蕾娜" w:date="2025-11-10T10:21:48Z">
        <w:r>
          <w:rPr/>
          <w:delInstrText xml:space="preserve"> PAGEREF _Toc10255 \h </w:delInstrText>
        </w:r>
      </w:del>
      <w:del w:id="167" w:author="徐蕾娜" w:date="2025-11-10T10:21:48Z">
        <w:r>
          <w:rPr/>
          <w:fldChar w:fldCharType="separate"/>
        </w:r>
      </w:del>
      <w:del w:id="168" w:author="徐蕾娜" w:date="2025-11-10T10:21:48Z">
        <w:r>
          <w:rPr/>
          <w:delText>8</w:delText>
        </w:r>
      </w:del>
      <w:del w:id="169" w:author="徐蕾娜" w:date="2025-11-10T10:21:48Z">
        <w:r>
          <w:rPr/>
          <w:fldChar w:fldCharType="end"/>
        </w:r>
      </w:del>
    </w:p>
    <w:p w14:paraId="4E855435">
      <w:pPr>
        <w:pStyle w:val="27"/>
        <w:tabs>
          <w:tab w:val="right" w:leader="dot" w:pos="8312"/>
          <w:tab w:val="clear" w:pos="851"/>
          <w:tab w:val="clear" w:pos="8296"/>
        </w:tabs>
        <w:rPr>
          <w:del w:id="170" w:author="徐蕾娜" w:date="2025-11-10T10:21:48Z"/>
        </w:rPr>
      </w:pPr>
      <w:del w:id="171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3.5 </w:delText>
        </w:r>
      </w:del>
      <w:del w:id="172" w:author="徐蕾娜" w:date="2025-11-10T10:21:48Z">
        <w:r>
          <w:rPr>
            <w:rFonts w:hint="eastAsia"/>
          </w:rPr>
          <w:delText>缺陷管理流程</w:delText>
        </w:r>
      </w:del>
      <w:del w:id="173" w:author="徐蕾娜" w:date="2025-11-10T10:21:48Z">
        <w:r>
          <w:rPr/>
          <w:tab/>
        </w:r>
      </w:del>
      <w:del w:id="174" w:author="徐蕾娜" w:date="2025-11-10T10:21:48Z">
        <w:r>
          <w:rPr/>
          <w:fldChar w:fldCharType="begin"/>
        </w:r>
      </w:del>
      <w:del w:id="175" w:author="徐蕾娜" w:date="2025-11-10T10:21:48Z">
        <w:r>
          <w:rPr/>
          <w:delInstrText xml:space="preserve"> PAGEREF _Toc31632 \h </w:delInstrText>
        </w:r>
      </w:del>
      <w:del w:id="176" w:author="徐蕾娜" w:date="2025-11-10T10:21:48Z">
        <w:r>
          <w:rPr/>
          <w:fldChar w:fldCharType="separate"/>
        </w:r>
      </w:del>
      <w:del w:id="177" w:author="徐蕾娜" w:date="2025-11-10T10:21:48Z">
        <w:r>
          <w:rPr/>
          <w:delText>8</w:delText>
        </w:r>
      </w:del>
      <w:del w:id="178" w:author="徐蕾娜" w:date="2025-11-10T10:21:48Z">
        <w:r>
          <w:rPr/>
          <w:fldChar w:fldCharType="end"/>
        </w:r>
      </w:del>
    </w:p>
    <w:p w14:paraId="71A8DAA4">
      <w:pPr>
        <w:pStyle w:val="17"/>
        <w:tabs>
          <w:tab w:val="right" w:leader="dot" w:pos="8312"/>
        </w:tabs>
        <w:rPr>
          <w:del w:id="179" w:author="徐蕾娜" w:date="2025-11-10T10:21:48Z"/>
        </w:rPr>
      </w:pPr>
      <w:del w:id="180" w:author="徐蕾娜" w:date="2025-11-10T10:21:48Z">
        <w:r>
          <w:rPr>
            <w:rFonts w:hint="default" w:ascii="Times New Roman" w:hAnsi="Times New Roman" w:cs="Times New Roman" w:eastAsiaTheme="minorEastAsia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szCs w:val="21"/>
            <w:u w:val="none"/>
            <w:vertAlign w:val="baseline"/>
          </w:rPr>
          <w:delText xml:space="preserve">3.5.1 </w:delText>
        </w:r>
      </w:del>
      <w:del w:id="181" w:author="徐蕾娜" w:date="2025-11-10T10:21:48Z">
        <w:r>
          <w:rPr>
            <w:rFonts w:hint="eastAsia"/>
            <w:bCs w:val="0"/>
            <w:szCs w:val="21"/>
          </w:rPr>
          <w:delText>缺陷的新增</w:delText>
        </w:r>
      </w:del>
      <w:del w:id="182" w:author="徐蕾娜" w:date="2025-11-10T10:21:48Z">
        <w:r>
          <w:rPr/>
          <w:tab/>
        </w:r>
      </w:del>
      <w:del w:id="183" w:author="徐蕾娜" w:date="2025-11-10T10:21:48Z">
        <w:r>
          <w:rPr/>
          <w:fldChar w:fldCharType="begin"/>
        </w:r>
      </w:del>
      <w:del w:id="184" w:author="徐蕾娜" w:date="2025-11-10T10:21:48Z">
        <w:r>
          <w:rPr/>
          <w:delInstrText xml:space="preserve"> PAGEREF _Toc20609 \h </w:delInstrText>
        </w:r>
      </w:del>
      <w:del w:id="185" w:author="徐蕾娜" w:date="2025-11-10T10:21:48Z">
        <w:r>
          <w:rPr/>
          <w:fldChar w:fldCharType="separate"/>
        </w:r>
      </w:del>
      <w:del w:id="186" w:author="徐蕾娜" w:date="2025-11-10T10:21:48Z">
        <w:r>
          <w:rPr/>
          <w:delText>8</w:delText>
        </w:r>
      </w:del>
      <w:del w:id="187" w:author="徐蕾娜" w:date="2025-11-10T10:21:48Z">
        <w:r>
          <w:rPr/>
          <w:fldChar w:fldCharType="end"/>
        </w:r>
      </w:del>
    </w:p>
    <w:p w14:paraId="63D30802">
      <w:pPr>
        <w:pStyle w:val="17"/>
        <w:tabs>
          <w:tab w:val="right" w:leader="dot" w:pos="8312"/>
        </w:tabs>
        <w:rPr>
          <w:del w:id="188" w:author="徐蕾娜" w:date="2025-11-10T10:21:48Z"/>
        </w:rPr>
      </w:pPr>
      <w:del w:id="189" w:author="徐蕾娜" w:date="2025-11-10T10:21:48Z">
        <w:r>
          <w:rPr>
            <w:rFonts w:hint="default" w:ascii="Times New Roman" w:hAnsi="Times New Roman" w:cs="Times New Roman" w:eastAsiaTheme="minorEastAsia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szCs w:val="21"/>
            <w:u w:val="none"/>
            <w:vertAlign w:val="baseline"/>
          </w:rPr>
          <w:delText xml:space="preserve">3.5.2 </w:delText>
        </w:r>
      </w:del>
      <w:del w:id="190" w:author="徐蕾娜" w:date="2025-11-10T10:21:48Z">
        <w:r>
          <w:rPr>
            <w:rFonts w:hint="eastAsia"/>
            <w:bCs w:val="0"/>
            <w:szCs w:val="21"/>
          </w:rPr>
          <w:delText>缺陷的评估</w:delText>
        </w:r>
      </w:del>
      <w:del w:id="191" w:author="徐蕾娜" w:date="2025-11-10T10:21:48Z">
        <w:r>
          <w:rPr/>
          <w:tab/>
        </w:r>
      </w:del>
      <w:del w:id="192" w:author="徐蕾娜" w:date="2025-11-10T10:21:48Z">
        <w:r>
          <w:rPr/>
          <w:fldChar w:fldCharType="begin"/>
        </w:r>
      </w:del>
      <w:del w:id="193" w:author="徐蕾娜" w:date="2025-11-10T10:21:48Z">
        <w:r>
          <w:rPr/>
          <w:delInstrText xml:space="preserve"> PAGEREF _Toc20482 \h </w:delInstrText>
        </w:r>
      </w:del>
      <w:del w:id="194" w:author="徐蕾娜" w:date="2025-11-10T10:21:48Z">
        <w:r>
          <w:rPr/>
          <w:fldChar w:fldCharType="separate"/>
        </w:r>
      </w:del>
      <w:del w:id="195" w:author="徐蕾娜" w:date="2025-11-10T10:21:48Z">
        <w:r>
          <w:rPr/>
          <w:delText>9</w:delText>
        </w:r>
      </w:del>
      <w:del w:id="196" w:author="徐蕾娜" w:date="2025-11-10T10:21:48Z">
        <w:r>
          <w:rPr/>
          <w:fldChar w:fldCharType="end"/>
        </w:r>
      </w:del>
    </w:p>
    <w:p w14:paraId="6963F118">
      <w:pPr>
        <w:pStyle w:val="17"/>
        <w:tabs>
          <w:tab w:val="right" w:leader="dot" w:pos="8312"/>
        </w:tabs>
        <w:rPr>
          <w:del w:id="197" w:author="徐蕾娜" w:date="2025-11-10T10:21:48Z"/>
        </w:rPr>
      </w:pPr>
      <w:del w:id="198" w:author="徐蕾娜" w:date="2025-11-10T10:21:48Z">
        <w:r>
          <w:rPr>
            <w:rFonts w:hint="default" w:ascii="Times New Roman" w:hAnsi="Times New Roman" w:cs="Times New Roman" w:eastAsiaTheme="minorEastAsia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szCs w:val="21"/>
            <w:u w:val="none"/>
            <w:vertAlign w:val="baseline"/>
          </w:rPr>
          <w:delText xml:space="preserve">3.5.3 </w:delText>
        </w:r>
      </w:del>
      <w:del w:id="199" w:author="徐蕾娜" w:date="2025-11-10T10:21:48Z">
        <w:r>
          <w:rPr>
            <w:rFonts w:hint="eastAsia"/>
            <w:bCs w:val="0"/>
            <w:szCs w:val="21"/>
          </w:rPr>
          <w:delText>缺陷的解决</w:delText>
        </w:r>
      </w:del>
      <w:del w:id="200" w:author="徐蕾娜" w:date="2025-11-10T10:21:48Z">
        <w:r>
          <w:rPr/>
          <w:tab/>
        </w:r>
      </w:del>
      <w:del w:id="201" w:author="徐蕾娜" w:date="2025-11-10T10:21:48Z">
        <w:r>
          <w:rPr/>
          <w:fldChar w:fldCharType="begin"/>
        </w:r>
      </w:del>
      <w:del w:id="202" w:author="徐蕾娜" w:date="2025-11-10T10:21:48Z">
        <w:r>
          <w:rPr/>
          <w:delInstrText xml:space="preserve"> PAGEREF _Toc20591 \h </w:delInstrText>
        </w:r>
      </w:del>
      <w:del w:id="203" w:author="徐蕾娜" w:date="2025-11-10T10:21:48Z">
        <w:r>
          <w:rPr/>
          <w:fldChar w:fldCharType="separate"/>
        </w:r>
      </w:del>
      <w:del w:id="204" w:author="徐蕾娜" w:date="2025-11-10T10:21:48Z">
        <w:r>
          <w:rPr/>
          <w:delText>9</w:delText>
        </w:r>
      </w:del>
      <w:del w:id="205" w:author="徐蕾娜" w:date="2025-11-10T10:21:48Z">
        <w:r>
          <w:rPr/>
          <w:fldChar w:fldCharType="end"/>
        </w:r>
      </w:del>
    </w:p>
    <w:p w14:paraId="66EEFF60">
      <w:pPr>
        <w:pStyle w:val="17"/>
        <w:tabs>
          <w:tab w:val="right" w:leader="dot" w:pos="8312"/>
        </w:tabs>
        <w:rPr>
          <w:del w:id="206" w:author="徐蕾娜" w:date="2025-11-10T10:21:48Z"/>
        </w:rPr>
      </w:pPr>
      <w:del w:id="207" w:author="徐蕾娜" w:date="2025-11-10T10:21:48Z">
        <w:r>
          <w:rPr>
            <w:rFonts w:hint="default" w:ascii="Times New Roman" w:hAnsi="Times New Roman" w:cs="Times New Roman" w:eastAsiaTheme="minorEastAsia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szCs w:val="21"/>
            <w:u w:val="none"/>
            <w:vertAlign w:val="baseline"/>
          </w:rPr>
          <w:delText xml:space="preserve">3.5.4 </w:delText>
        </w:r>
      </w:del>
      <w:del w:id="208" w:author="徐蕾娜" w:date="2025-11-10T10:21:48Z">
        <w:r>
          <w:rPr>
            <w:rFonts w:hint="eastAsia"/>
            <w:bCs w:val="0"/>
            <w:szCs w:val="21"/>
          </w:rPr>
          <w:delText>缺陷的验证</w:delText>
        </w:r>
      </w:del>
      <w:del w:id="209" w:author="徐蕾娜" w:date="2025-11-10T10:21:48Z">
        <w:r>
          <w:rPr/>
          <w:tab/>
        </w:r>
      </w:del>
      <w:del w:id="210" w:author="徐蕾娜" w:date="2025-11-10T10:21:48Z">
        <w:r>
          <w:rPr/>
          <w:fldChar w:fldCharType="begin"/>
        </w:r>
      </w:del>
      <w:del w:id="211" w:author="徐蕾娜" w:date="2025-11-10T10:21:48Z">
        <w:r>
          <w:rPr/>
          <w:delInstrText xml:space="preserve"> PAGEREF _Toc9355 \h </w:delInstrText>
        </w:r>
      </w:del>
      <w:del w:id="212" w:author="徐蕾娜" w:date="2025-11-10T10:21:48Z">
        <w:r>
          <w:rPr/>
          <w:fldChar w:fldCharType="separate"/>
        </w:r>
      </w:del>
      <w:del w:id="213" w:author="徐蕾娜" w:date="2025-11-10T10:21:48Z">
        <w:r>
          <w:rPr/>
          <w:delText>9</w:delText>
        </w:r>
      </w:del>
      <w:del w:id="214" w:author="徐蕾娜" w:date="2025-11-10T10:21:48Z">
        <w:r>
          <w:rPr/>
          <w:fldChar w:fldCharType="end"/>
        </w:r>
      </w:del>
    </w:p>
    <w:p w14:paraId="043FAA1A">
      <w:pPr>
        <w:pStyle w:val="17"/>
        <w:tabs>
          <w:tab w:val="right" w:leader="dot" w:pos="8312"/>
        </w:tabs>
        <w:rPr>
          <w:del w:id="215" w:author="徐蕾娜" w:date="2025-11-10T10:21:48Z"/>
        </w:rPr>
      </w:pPr>
      <w:del w:id="216" w:author="徐蕾娜" w:date="2025-11-10T10:21:48Z">
        <w:r>
          <w:rPr>
            <w:rFonts w:hint="default" w:ascii="Times New Roman" w:hAnsi="Times New Roman" w:cs="Times New Roman" w:eastAsiaTheme="minorEastAsia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szCs w:val="21"/>
            <w:u w:val="none"/>
            <w:vertAlign w:val="baseline"/>
          </w:rPr>
          <w:delText xml:space="preserve">3.5.5 </w:delText>
        </w:r>
      </w:del>
      <w:del w:id="217" w:author="徐蕾娜" w:date="2025-11-10T10:21:48Z">
        <w:r>
          <w:rPr>
            <w:rFonts w:hint="eastAsia"/>
            <w:bCs w:val="0"/>
            <w:szCs w:val="21"/>
          </w:rPr>
          <w:delText>缺陷的关闭</w:delText>
        </w:r>
      </w:del>
      <w:del w:id="218" w:author="徐蕾娜" w:date="2025-11-10T10:21:48Z">
        <w:r>
          <w:rPr/>
          <w:tab/>
        </w:r>
      </w:del>
      <w:del w:id="219" w:author="徐蕾娜" w:date="2025-11-10T10:21:48Z">
        <w:r>
          <w:rPr/>
          <w:fldChar w:fldCharType="begin"/>
        </w:r>
      </w:del>
      <w:del w:id="220" w:author="徐蕾娜" w:date="2025-11-10T10:21:48Z">
        <w:r>
          <w:rPr/>
          <w:delInstrText xml:space="preserve"> PAGEREF _Toc29054 \h </w:delInstrText>
        </w:r>
      </w:del>
      <w:del w:id="221" w:author="徐蕾娜" w:date="2025-11-10T10:21:48Z">
        <w:r>
          <w:rPr/>
          <w:fldChar w:fldCharType="separate"/>
        </w:r>
      </w:del>
      <w:del w:id="222" w:author="徐蕾娜" w:date="2025-11-10T10:21:48Z">
        <w:r>
          <w:rPr/>
          <w:delText>9</w:delText>
        </w:r>
      </w:del>
      <w:del w:id="223" w:author="徐蕾娜" w:date="2025-11-10T10:21:48Z">
        <w:r>
          <w:rPr/>
          <w:fldChar w:fldCharType="end"/>
        </w:r>
      </w:del>
    </w:p>
    <w:p w14:paraId="52F20ED0">
      <w:pPr>
        <w:pStyle w:val="27"/>
        <w:tabs>
          <w:tab w:val="right" w:leader="dot" w:pos="8312"/>
          <w:tab w:val="clear" w:pos="851"/>
          <w:tab w:val="clear" w:pos="8296"/>
        </w:tabs>
        <w:rPr>
          <w:del w:id="224" w:author="徐蕾娜" w:date="2025-11-10T10:21:48Z"/>
        </w:rPr>
      </w:pPr>
      <w:del w:id="225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szCs w:val="22"/>
            <w:u w:val="none"/>
            <w:vertAlign w:val="baseline"/>
          </w:rPr>
          <w:delText xml:space="preserve">3.6 </w:delText>
        </w:r>
      </w:del>
      <w:del w:id="226" w:author="徐蕾娜" w:date="2025-11-10T10:21:48Z">
        <w:r>
          <w:rPr>
            <w:rFonts w:hint="eastAsia"/>
          </w:rPr>
          <w:delText>缺陷分析报告</w:delText>
        </w:r>
      </w:del>
      <w:del w:id="227" w:author="徐蕾娜" w:date="2025-11-10T10:21:48Z">
        <w:r>
          <w:rPr/>
          <w:tab/>
        </w:r>
      </w:del>
      <w:del w:id="228" w:author="徐蕾娜" w:date="2025-11-10T10:21:48Z">
        <w:r>
          <w:rPr/>
          <w:fldChar w:fldCharType="begin"/>
        </w:r>
      </w:del>
      <w:del w:id="229" w:author="徐蕾娜" w:date="2025-11-10T10:21:48Z">
        <w:r>
          <w:rPr/>
          <w:delInstrText xml:space="preserve"> PAGEREF _Toc4741 \h </w:delInstrText>
        </w:r>
      </w:del>
      <w:del w:id="230" w:author="徐蕾娜" w:date="2025-11-10T10:21:48Z">
        <w:r>
          <w:rPr/>
          <w:fldChar w:fldCharType="separate"/>
        </w:r>
      </w:del>
      <w:del w:id="231" w:author="徐蕾娜" w:date="2025-11-10T10:21:48Z">
        <w:r>
          <w:rPr/>
          <w:delText>10</w:delText>
        </w:r>
      </w:del>
      <w:del w:id="232" w:author="徐蕾娜" w:date="2025-11-10T10:21:48Z">
        <w:r>
          <w:rPr/>
          <w:fldChar w:fldCharType="end"/>
        </w:r>
      </w:del>
    </w:p>
    <w:p w14:paraId="338AD812">
      <w:pPr>
        <w:pStyle w:val="27"/>
        <w:tabs>
          <w:tab w:val="right" w:leader="dot" w:pos="8312"/>
          <w:tab w:val="clear" w:pos="851"/>
          <w:tab w:val="clear" w:pos="8296"/>
        </w:tabs>
        <w:rPr>
          <w:del w:id="233" w:author="徐蕾娜" w:date="2025-11-10T10:21:48Z"/>
        </w:rPr>
      </w:pPr>
      <w:del w:id="234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3.7 </w:delText>
        </w:r>
      </w:del>
      <w:del w:id="235" w:author="徐蕾娜" w:date="2025-11-10T10:21:48Z">
        <w:r>
          <w:rPr>
            <w:rFonts w:hint="eastAsia"/>
          </w:rPr>
          <w:delText>遗留缺陷跟踪</w:delText>
        </w:r>
      </w:del>
      <w:del w:id="236" w:author="徐蕾娜" w:date="2025-11-10T10:21:48Z">
        <w:r>
          <w:rPr/>
          <w:tab/>
        </w:r>
      </w:del>
      <w:del w:id="237" w:author="徐蕾娜" w:date="2025-11-10T10:21:48Z">
        <w:r>
          <w:rPr/>
          <w:fldChar w:fldCharType="begin"/>
        </w:r>
      </w:del>
      <w:del w:id="238" w:author="徐蕾娜" w:date="2025-11-10T10:21:48Z">
        <w:r>
          <w:rPr/>
          <w:delInstrText xml:space="preserve"> PAGEREF _Toc11454 \h </w:delInstrText>
        </w:r>
      </w:del>
      <w:del w:id="239" w:author="徐蕾娜" w:date="2025-11-10T10:21:48Z">
        <w:r>
          <w:rPr/>
          <w:fldChar w:fldCharType="separate"/>
        </w:r>
      </w:del>
      <w:del w:id="240" w:author="徐蕾娜" w:date="2025-11-10T10:21:48Z">
        <w:r>
          <w:rPr/>
          <w:delText>10</w:delText>
        </w:r>
      </w:del>
      <w:del w:id="241" w:author="徐蕾娜" w:date="2025-11-10T10:21:48Z">
        <w:r>
          <w:rPr/>
          <w:fldChar w:fldCharType="end"/>
        </w:r>
      </w:del>
    </w:p>
    <w:p w14:paraId="5AFFBDF3">
      <w:pPr>
        <w:pStyle w:val="27"/>
        <w:tabs>
          <w:tab w:val="right" w:leader="dot" w:pos="8312"/>
          <w:tab w:val="clear" w:pos="851"/>
          <w:tab w:val="clear" w:pos="8296"/>
        </w:tabs>
        <w:rPr>
          <w:del w:id="242" w:author="徐蕾娜" w:date="2025-11-10T10:21:48Z"/>
        </w:rPr>
      </w:pPr>
      <w:del w:id="243" w:author="徐蕾娜" w:date="2025-11-10T10:21:48Z">
        <w:r>
          <w:rPr>
            <w:rFonts w:ascii="Times New Roman" w:hAnsi="Times New Roman" w:cs="Times New Roman"/>
            <w:bCs w:val="0"/>
            <w:i w:val="0"/>
            <w:iCs w:val="0"/>
            <w:caps w:val="0"/>
            <w:smallCaps w:val="0"/>
            <w:strike w:val="0"/>
            <w:dstrike w:val="0"/>
            <w:vanish w:val="0"/>
            <w:color w:val="000000"/>
            <w:spacing w:val="0"/>
            <w:kern w:val="0"/>
            <w:position w:val="0"/>
            <w:u w:val="none"/>
            <w:vertAlign w:val="baseline"/>
          </w:rPr>
          <w:delText xml:space="preserve">3.8 </w:delText>
        </w:r>
      </w:del>
      <w:del w:id="244" w:author="徐蕾娜" w:date="2025-11-10T10:21:48Z">
        <w:r>
          <w:rPr>
            <w:rFonts w:hint="eastAsia"/>
          </w:rPr>
          <w:delText>缺陷分析</w:delText>
        </w:r>
      </w:del>
      <w:del w:id="245" w:author="徐蕾娜" w:date="2025-11-10T10:21:48Z">
        <w:r>
          <w:rPr/>
          <w:tab/>
        </w:r>
      </w:del>
      <w:del w:id="246" w:author="徐蕾娜" w:date="2025-11-10T10:21:48Z">
        <w:r>
          <w:rPr/>
          <w:fldChar w:fldCharType="begin"/>
        </w:r>
      </w:del>
      <w:del w:id="247" w:author="徐蕾娜" w:date="2025-11-10T10:21:48Z">
        <w:r>
          <w:rPr/>
          <w:delInstrText xml:space="preserve"> PAGEREF _Toc26454 \h </w:delInstrText>
        </w:r>
      </w:del>
      <w:del w:id="248" w:author="徐蕾娜" w:date="2025-11-10T10:21:48Z">
        <w:r>
          <w:rPr/>
          <w:fldChar w:fldCharType="separate"/>
        </w:r>
      </w:del>
      <w:del w:id="249" w:author="徐蕾娜" w:date="2025-11-10T10:21:48Z">
        <w:r>
          <w:rPr/>
          <w:delText>10</w:delText>
        </w:r>
      </w:del>
      <w:del w:id="250" w:author="徐蕾娜" w:date="2025-11-10T10:21:48Z">
        <w:r>
          <w:rPr/>
          <w:fldChar w:fldCharType="end"/>
        </w:r>
      </w:del>
    </w:p>
    <w:p w14:paraId="62B79A01">
      <w:pPr>
        <w:pStyle w:val="22"/>
        <w:tabs>
          <w:tab w:val="right" w:leader="dot" w:pos="8312"/>
          <w:tab w:val="clear" w:pos="284"/>
          <w:tab w:val="clear" w:pos="8296"/>
        </w:tabs>
        <w:rPr>
          <w:del w:id="251" w:author="徐蕾娜" w:date="2025-11-10T10:21:48Z"/>
        </w:rPr>
      </w:pPr>
      <w:del w:id="252" w:author="徐蕾娜" w:date="2025-11-10T10:21:48Z">
        <w:r>
          <w:rPr>
            <w:rFonts w:hint="eastAsia"/>
          </w:rPr>
          <w:delText>4</w:delText>
        </w:r>
      </w:del>
      <w:del w:id="253" w:author="徐蕾娜" w:date="2025-11-10T10:21:48Z">
        <w:r>
          <w:rPr/>
          <w:delText xml:space="preserve"> </w:delText>
        </w:r>
      </w:del>
      <w:del w:id="254" w:author="徐蕾娜" w:date="2025-11-10T10:21:48Z">
        <w:r>
          <w:rPr>
            <w:rFonts w:hint="eastAsia"/>
          </w:rPr>
          <w:delText>附录</w:delText>
        </w:r>
      </w:del>
      <w:del w:id="255" w:author="徐蕾娜" w:date="2025-11-10T10:21:48Z">
        <w:r>
          <w:rPr/>
          <w:tab/>
        </w:r>
      </w:del>
      <w:del w:id="256" w:author="徐蕾娜" w:date="2025-11-10T10:21:48Z">
        <w:r>
          <w:rPr/>
          <w:fldChar w:fldCharType="begin"/>
        </w:r>
      </w:del>
      <w:del w:id="257" w:author="徐蕾娜" w:date="2025-11-10T10:21:48Z">
        <w:r>
          <w:rPr/>
          <w:delInstrText xml:space="preserve"> PAGEREF _Toc22577 \h </w:delInstrText>
        </w:r>
      </w:del>
      <w:del w:id="258" w:author="徐蕾娜" w:date="2025-11-10T10:21:48Z">
        <w:r>
          <w:rPr/>
          <w:fldChar w:fldCharType="separate"/>
        </w:r>
      </w:del>
      <w:del w:id="259" w:author="徐蕾娜" w:date="2025-11-10T10:21:48Z">
        <w:r>
          <w:rPr/>
          <w:delText>11</w:delText>
        </w:r>
      </w:del>
      <w:del w:id="260" w:author="徐蕾娜" w:date="2025-11-10T10:21:48Z">
        <w:r>
          <w:rPr/>
          <w:fldChar w:fldCharType="end"/>
        </w:r>
      </w:del>
    </w:p>
    <w:p w14:paraId="1D49B8BF">
      <w:pPr>
        <w:pStyle w:val="22"/>
        <w:tabs>
          <w:tab w:val="right" w:leader="dot" w:pos="8312"/>
          <w:tab w:val="clear" w:pos="284"/>
          <w:tab w:val="clear" w:pos="8296"/>
        </w:tabs>
        <w:rPr>
          <w:ins w:id="261" w:author="徐蕾娜" w:date="2025-11-10T10:21:48Z"/>
        </w:rPr>
      </w:pPr>
      <w:ins w:id="262" w:author="徐蕾娜" w:date="2025-11-10T10:21:48Z">
        <w:r>
          <w:rPr>
            <w:rFonts w:hint="eastAsia"/>
          </w:rPr>
          <w:t>更改记录</w:t>
        </w:r>
      </w:ins>
      <w:ins w:id="263" w:author="徐蕾娜" w:date="2025-11-10T10:21:48Z">
        <w:r>
          <w:rPr/>
          <w:tab/>
        </w:r>
      </w:ins>
      <w:ins w:id="264" w:author="徐蕾娜" w:date="2025-11-10T10:21:48Z">
        <w:r>
          <w:rPr/>
          <w:fldChar w:fldCharType="begin"/>
        </w:r>
      </w:ins>
      <w:ins w:id="265" w:author="徐蕾娜" w:date="2025-11-10T10:21:48Z">
        <w:r>
          <w:rPr/>
          <w:instrText xml:space="preserve"> PAGEREF _Toc25917 \h </w:instrText>
        </w:r>
      </w:ins>
      <w:ins w:id="266" w:author="徐蕾娜" w:date="2025-11-10T10:21:48Z">
        <w:r>
          <w:rPr/>
          <w:fldChar w:fldCharType="separate"/>
        </w:r>
      </w:ins>
      <w:r>
        <w:t>2</w:t>
      </w:r>
      <w:ins w:id="267" w:author="徐蕾娜" w:date="2025-11-10T10:21:48Z">
        <w:r>
          <w:rPr/>
          <w:fldChar w:fldCharType="end"/>
        </w:r>
      </w:ins>
    </w:p>
    <w:p w14:paraId="3FE37ED6">
      <w:pPr>
        <w:pStyle w:val="22"/>
        <w:tabs>
          <w:tab w:val="right" w:leader="dot" w:pos="8312"/>
          <w:tab w:val="clear" w:pos="284"/>
          <w:tab w:val="clear" w:pos="8296"/>
        </w:tabs>
        <w:rPr>
          <w:ins w:id="268" w:author="徐蕾娜" w:date="2025-11-10T10:21:48Z"/>
        </w:rPr>
      </w:pPr>
      <w:ins w:id="269" w:author="徐蕾娜" w:date="2025-11-10T10:21:48Z">
        <w:r>
          <w:rPr>
            <w:rFonts w:hint="eastAsia"/>
          </w:rPr>
          <w:t>目录</w:t>
        </w:r>
      </w:ins>
      <w:ins w:id="270" w:author="徐蕾娜" w:date="2025-11-10T10:21:48Z">
        <w:r>
          <w:rPr/>
          <w:tab/>
        </w:r>
      </w:ins>
      <w:ins w:id="271" w:author="徐蕾娜" w:date="2025-11-10T10:21:48Z">
        <w:r>
          <w:rPr/>
          <w:fldChar w:fldCharType="begin"/>
        </w:r>
      </w:ins>
      <w:ins w:id="272" w:author="徐蕾娜" w:date="2025-11-10T10:21:48Z">
        <w:r>
          <w:rPr/>
          <w:instrText xml:space="preserve"> PAGEREF _Toc14024 \h </w:instrText>
        </w:r>
      </w:ins>
      <w:ins w:id="273" w:author="徐蕾娜" w:date="2025-11-10T10:21:48Z">
        <w:r>
          <w:rPr/>
          <w:fldChar w:fldCharType="separate"/>
        </w:r>
      </w:ins>
      <w:r>
        <w:t>3</w:t>
      </w:r>
      <w:ins w:id="274" w:author="徐蕾娜" w:date="2025-11-10T10:21:48Z">
        <w:r>
          <w:rPr/>
          <w:fldChar w:fldCharType="end"/>
        </w:r>
      </w:ins>
    </w:p>
    <w:p w14:paraId="512203FC">
      <w:pPr>
        <w:pStyle w:val="22"/>
        <w:tabs>
          <w:tab w:val="right" w:leader="dot" w:pos="8312"/>
          <w:tab w:val="clear" w:pos="284"/>
          <w:tab w:val="clear" w:pos="8296"/>
        </w:tabs>
        <w:rPr>
          <w:ins w:id="275" w:author="徐蕾娜" w:date="2025-11-10T10:21:48Z"/>
        </w:rPr>
      </w:pPr>
      <w:ins w:id="276" w:author="徐蕾娜" w:date="2025-11-10T10:21:48Z">
        <w:r>
          <w:rPr>
            <w:rFonts w:hint="default"/>
          </w:rPr>
          <w:t xml:space="preserve">1. </w:t>
        </w:r>
      </w:ins>
      <w:ins w:id="277" w:author="徐蕾娜" w:date="2025-11-10T10:21:48Z">
        <w:r>
          <w:rPr>
            <w:rFonts w:hint="eastAsia"/>
          </w:rPr>
          <w:t>介绍</w:t>
        </w:r>
      </w:ins>
      <w:ins w:id="278" w:author="徐蕾娜" w:date="2025-11-10T10:21:48Z">
        <w:r>
          <w:rPr/>
          <w:tab/>
        </w:r>
      </w:ins>
      <w:ins w:id="279" w:author="徐蕾娜" w:date="2025-11-10T10:21:48Z">
        <w:r>
          <w:rPr/>
          <w:fldChar w:fldCharType="begin"/>
        </w:r>
      </w:ins>
      <w:ins w:id="280" w:author="徐蕾娜" w:date="2025-11-10T10:21:48Z">
        <w:r>
          <w:rPr/>
          <w:instrText xml:space="preserve"> PAGEREF _Toc2751 \h </w:instrText>
        </w:r>
      </w:ins>
      <w:ins w:id="281" w:author="徐蕾娜" w:date="2025-11-10T10:21:48Z">
        <w:r>
          <w:rPr/>
          <w:fldChar w:fldCharType="separate"/>
        </w:r>
      </w:ins>
      <w:r>
        <w:t>5</w:t>
      </w:r>
      <w:ins w:id="282" w:author="徐蕾娜" w:date="2025-11-10T10:21:48Z">
        <w:r>
          <w:rPr/>
          <w:fldChar w:fldCharType="end"/>
        </w:r>
      </w:ins>
    </w:p>
    <w:p w14:paraId="0D4F1C9A">
      <w:pPr>
        <w:pStyle w:val="27"/>
        <w:tabs>
          <w:tab w:val="right" w:leader="dot" w:pos="8312"/>
          <w:tab w:val="clear" w:pos="851"/>
          <w:tab w:val="clear" w:pos="8296"/>
        </w:tabs>
        <w:rPr>
          <w:ins w:id="283" w:author="徐蕾娜" w:date="2025-11-10T10:21:48Z"/>
        </w:rPr>
      </w:pPr>
      <w:ins w:id="284" w:author="徐蕾娜" w:date="2025-11-10T10:21:48Z">
        <w:r>
          <w:rPr>
            <w:rFonts w:hint="default" w:ascii="Times New Roman" w:hAnsi="Times New Roman" w:cs="Times New Roman"/>
          </w:rPr>
          <w:t xml:space="preserve">1.1. </w:t>
        </w:r>
      </w:ins>
      <w:ins w:id="285" w:author="徐蕾娜" w:date="2025-11-10T10:21:48Z">
        <w:r>
          <w:rPr>
            <w:rFonts w:hint="eastAsia"/>
          </w:rPr>
          <w:t>目的</w:t>
        </w:r>
      </w:ins>
      <w:ins w:id="286" w:author="徐蕾娜" w:date="2025-11-10T10:21:48Z">
        <w:r>
          <w:rPr/>
          <w:tab/>
        </w:r>
      </w:ins>
      <w:ins w:id="287" w:author="徐蕾娜" w:date="2025-11-10T10:21:48Z">
        <w:r>
          <w:rPr/>
          <w:fldChar w:fldCharType="begin"/>
        </w:r>
      </w:ins>
      <w:ins w:id="288" w:author="徐蕾娜" w:date="2025-11-10T10:21:48Z">
        <w:r>
          <w:rPr/>
          <w:instrText xml:space="preserve"> PAGEREF _Toc20743 \h </w:instrText>
        </w:r>
      </w:ins>
      <w:ins w:id="289" w:author="徐蕾娜" w:date="2025-11-10T10:21:48Z">
        <w:r>
          <w:rPr/>
          <w:fldChar w:fldCharType="separate"/>
        </w:r>
      </w:ins>
      <w:r>
        <w:t>5</w:t>
      </w:r>
      <w:ins w:id="290" w:author="徐蕾娜" w:date="2025-11-10T10:21:48Z">
        <w:r>
          <w:rPr/>
          <w:fldChar w:fldCharType="end"/>
        </w:r>
      </w:ins>
    </w:p>
    <w:p w14:paraId="3ACB82EB">
      <w:pPr>
        <w:pStyle w:val="27"/>
        <w:tabs>
          <w:tab w:val="right" w:leader="dot" w:pos="8312"/>
          <w:tab w:val="clear" w:pos="851"/>
          <w:tab w:val="clear" w:pos="8296"/>
        </w:tabs>
        <w:rPr>
          <w:ins w:id="291" w:author="徐蕾娜" w:date="2025-11-10T10:21:48Z"/>
        </w:rPr>
      </w:pPr>
      <w:ins w:id="292" w:author="徐蕾娜" w:date="2025-11-10T10:21:48Z">
        <w:r>
          <w:rPr>
            <w:rFonts w:hint="default" w:ascii="Times New Roman" w:hAnsi="Times New Roman" w:cs="Times New Roman"/>
          </w:rPr>
          <w:t xml:space="preserve">1.2. </w:t>
        </w:r>
      </w:ins>
      <w:ins w:id="293" w:author="徐蕾娜" w:date="2025-11-10T10:21:48Z">
        <w:r>
          <w:rPr>
            <w:rFonts w:hint="eastAsia"/>
          </w:rPr>
          <w:t>适用范围</w:t>
        </w:r>
      </w:ins>
      <w:ins w:id="294" w:author="徐蕾娜" w:date="2025-11-10T10:21:48Z">
        <w:r>
          <w:rPr/>
          <w:tab/>
        </w:r>
      </w:ins>
      <w:ins w:id="295" w:author="徐蕾娜" w:date="2025-11-10T10:21:48Z">
        <w:r>
          <w:rPr/>
          <w:fldChar w:fldCharType="begin"/>
        </w:r>
      </w:ins>
      <w:ins w:id="296" w:author="徐蕾娜" w:date="2025-11-10T10:21:48Z">
        <w:r>
          <w:rPr/>
          <w:instrText xml:space="preserve"> PAGEREF _Toc9176 \h </w:instrText>
        </w:r>
      </w:ins>
      <w:ins w:id="297" w:author="徐蕾娜" w:date="2025-11-10T10:21:48Z">
        <w:r>
          <w:rPr/>
          <w:fldChar w:fldCharType="separate"/>
        </w:r>
      </w:ins>
      <w:r>
        <w:t>5</w:t>
      </w:r>
      <w:ins w:id="298" w:author="徐蕾娜" w:date="2025-11-10T10:21:48Z">
        <w:r>
          <w:rPr/>
          <w:fldChar w:fldCharType="end"/>
        </w:r>
      </w:ins>
    </w:p>
    <w:p w14:paraId="76C9696C">
      <w:pPr>
        <w:pStyle w:val="27"/>
        <w:tabs>
          <w:tab w:val="right" w:leader="dot" w:pos="8312"/>
          <w:tab w:val="clear" w:pos="851"/>
          <w:tab w:val="clear" w:pos="8296"/>
        </w:tabs>
        <w:rPr>
          <w:ins w:id="299" w:author="徐蕾娜" w:date="2025-11-10T10:21:48Z"/>
        </w:rPr>
      </w:pPr>
      <w:ins w:id="300" w:author="徐蕾娜" w:date="2025-11-10T10:21:48Z">
        <w:r>
          <w:rPr>
            <w:rFonts w:hint="default" w:ascii="Times New Roman" w:hAnsi="Times New Roman" w:cs="Times New Roman"/>
          </w:rPr>
          <w:t xml:space="preserve">1.3. </w:t>
        </w:r>
      </w:ins>
      <w:ins w:id="301" w:author="徐蕾娜" w:date="2025-11-10T10:21:48Z">
        <w:r>
          <w:rPr>
            <w:rFonts w:hint="eastAsia"/>
          </w:rPr>
          <w:t>参考文件</w:t>
        </w:r>
      </w:ins>
      <w:ins w:id="302" w:author="徐蕾娜" w:date="2025-11-10T10:21:48Z">
        <w:r>
          <w:rPr/>
          <w:tab/>
        </w:r>
      </w:ins>
      <w:ins w:id="303" w:author="徐蕾娜" w:date="2025-11-10T10:21:48Z">
        <w:r>
          <w:rPr/>
          <w:fldChar w:fldCharType="begin"/>
        </w:r>
      </w:ins>
      <w:ins w:id="304" w:author="徐蕾娜" w:date="2025-11-10T10:21:48Z">
        <w:r>
          <w:rPr/>
          <w:instrText xml:space="preserve"> PAGEREF _Toc13788 \h </w:instrText>
        </w:r>
      </w:ins>
      <w:ins w:id="305" w:author="徐蕾娜" w:date="2025-11-10T10:21:48Z">
        <w:r>
          <w:rPr/>
          <w:fldChar w:fldCharType="separate"/>
        </w:r>
      </w:ins>
      <w:r>
        <w:t>5</w:t>
      </w:r>
      <w:ins w:id="306" w:author="徐蕾娜" w:date="2025-11-10T10:21:48Z">
        <w:r>
          <w:rPr/>
          <w:fldChar w:fldCharType="end"/>
        </w:r>
      </w:ins>
    </w:p>
    <w:p w14:paraId="1EA362D0">
      <w:pPr>
        <w:pStyle w:val="27"/>
        <w:tabs>
          <w:tab w:val="right" w:leader="dot" w:pos="8312"/>
          <w:tab w:val="clear" w:pos="851"/>
          <w:tab w:val="clear" w:pos="8296"/>
        </w:tabs>
        <w:rPr>
          <w:ins w:id="307" w:author="徐蕾娜" w:date="2025-11-10T10:21:48Z"/>
        </w:rPr>
      </w:pPr>
      <w:ins w:id="308" w:author="徐蕾娜" w:date="2025-11-10T10:21:48Z">
        <w:r>
          <w:rPr>
            <w:rFonts w:hint="default" w:ascii="Times New Roman" w:hAnsi="Times New Roman" w:cs="Times New Roman"/>
          </w:rPr>
          <w:t xml:space="preserve">1.4. </w:t>
        </w:r>
      </w:ins>
      <w:ins w:id="309" w:author="徐蕾娜" w:date="2025-11-10T10:21:48Z">
        <w:r>
          <w:rPr>
            <w:rFonts w:hint="eastAsia"/>
          </w:rPr>
          <w:t>相关记录</w:t>
        </w:r>
      </w:ins>
      <w:ins w:id="310" w:author="徐蕾娜" w:date="2025-11-10T10:21:48Z">
        <w:r>
          <w:rPr/>
          <w:tab/>
        </w:r>
      </w:ins>
      <w:ins w:id="311" w:author="徐蕾娜" w:date="2025-11-10T10:21:48Z">
        <w:r>
          <w:rPr/>
          <w:fldChar w:fldCharType="begin"/>
        </w:r>
      </w:ins>
      <w:ins w:id="312" w:author="徐蕾娜" w:date="2025-11-10T10:21:48Z">
        <w:r>
          <w:rPr/>
          <w:instrText xml:space="preserve"> PAGEREF _Toc11799 \h </w:instrText>
        </w:r>
      </w:ins>
      <w:ins w:id="313" w:author="徐蕾娜" w:date="2025-11-10T10:21:48Z">
        <w:r>
          <w:rPr/>
          <w:fldChar w:fldCharType="separate"/>
        </w:r>
      </w:ins>
      <w:r>
        <w:t>5</w:t>
      </w:r>
      <w:ins w:id="314" w:author="徐蕾娜" w:date="2025-11-10T10:21:48Z">
        <w:r>
          <w:rPr/>
          <w:fldChar w:fldCharType="end"/>
        </w:r>
      </w:ins>
    </w:p>
    <w:p w14:paraId="5860D8DE">
      <w:pPr>
        <w:pStyle w:val="22"/>
        <w:tabs>
          <w:tab w:val="right" w:leader="dot" w:pos="8312"/>
          <w:tab w:val="clear" w:pos="284"/>
          <w:tab w:val="clear" w:pos="8296"/>
        </w:tabs>
        <w:rPr>
          <w:ins w:id="315" w:author="徐蕾娜" w:date="2025-11-10T10:21:48Z"/>
        </w:rPr>
      </w:pPr>
      <w:ins w:id="316" w:author="徐蕾娜" w:date="2025-11-10T10:21:48Z">
        <w:r>
          <w:rPr>
            <w:rFonts w:hint="default"/>
          </w:rPr>
          <w:t xml:space="preserve">2. </w:t>
        </w:r>
      </w:ins>
      <w:ins w:id="317" w:author="徐蕾娜" w:date="2025-11-10T10:21:48Z">
        <w:r>
          <w:rPr>
            <w:rFonts w:hint="eastAsia"/>
          </w:rPr>
          <w:t>职责</w:t>
        </w:r>
      </w:ins>
      <w:ins w:id="318" w:author="徐蕾娜" w:date="2025-11-10T10:21:48Z">
        <w:r>
          <w:rPr/>
          <w:tab/>
        </w:r>
      </w:ins>
      <w:ins w:id="319" w:author="徐蕾娜" w:date="2025-11-10T10:21:48Z">
        <w:r>
          <w:rPr/>
          <w:fldChar w:fldCharType="begin"/>
        </w:r>
      </w:ins>
      <w:ins w:id="320" w:author="徐蕾娜" w:date="2025-11-10T10:21:48Z">
        <w:r>
          <w:rPr/>
          <w:instrText xml:space="preserve"> PAGEREF _Toc4475 \h </w:instrText>
        </w:r>
      </w:ins>
      <w:ins w:id="321" w:author="徐蕾娜" w:date="2025-11-10T10:21:48Z">
        <w:r>
          <w:rPr/>
          <w:fldChar w:fldCharType="separate"/>
        </w:r>
      </w:ins>
      <w:r>
        <w:t>6</w:t>
      </w:r>
      <w:ins w:id="322" w:author="徐蕾娜" w:date="2025-11-10T10:21:48Z">
        <w:r>
          <w:rPr/>
          <w:fldChar w:fldCharType="end"/>
        </w:r>
      </w:ins>
    </w:p>
    <w:p w14:paraId="114192AA">
      <w:pPr>
        <w:pStyle w:val="27"/>
        <w:tabs>
          <w:tab w:val="right" w:leader="dot" w:pos="8312"/>
          <w:tab w:val="clear" w:pos="851"/>
          <w:tab w:val="clear" w:pos="8296"/>
        </w:tabs>
        <w:rPr>
          <w:ins w:id="323" w:author="徐蕾娜" w:date="2025-11-10T10:21:48Z"/>
        </w:rPr>
      </w:pPr>
      <w:ins w:id="324" w:author="徐蕾娜" w:date="2025-11-10T10:21:48Z">
        <w:r>
          <w:rPr>
            <w:rFonts w:hint="default" w:ascii="Times New Roman" w:hAnsi="Times New Roman" w:cs="Times New Roman"/>
          </w:rPr>
          <w:t xml:space="preserve">2.1. </w:t>
        </w:r>
      </w:ins>
      <w:ins w:id="325" w:author="徐蕾娜" w:date="2025-11-10T10:21:48Z">
        <w:r>
          <w:rPr>
            <w:rFonts w:hint="eastAsia" w:ascii="宋体" w:hAnsi="宋体"/>
          </w:rPr>
          <w:t>研发部</w:t>
        </w:r>
      </w:ins>
      <w:ins w:id="326" w:author="徐蕾娜" w:date="2025-11-10T10:21:48Z">
        <w:r>
          <w:rPr/>
          <w:tab/>
        </w:r>
      </w:ins>
      <w:ins w:id="327" w:author="徐蕾娜" w:date="2025-11-10T10:21:48Z">
        <w:r>
          <w:rPr/>
          <w:fldChar w:fldCharType="begin"/>
        </w:r>
      </w:ins>
      <w:ins w:id="328" w:author="徐蕾娜" w:date="2025-11-10T10:21:48Z">
        <w:r>
          <w:rPr/>
          <w:instrText xml:space="preserve"> PAGEREF _Toc15936 \h </w:instrText>
        </w:r>
      </w:ins>
      <w:ins w:id="329" w:author="徐蕾娜" w:date="2025-11-10T10:21:48Z">
        <w:r>
          <w:rPr/>
          <w:fldChar w:fldCharType="separate"/>
        </w:r>
      </w:ins>
      <w:r>
        <w:t>6</w:t>
      </w:r>
      <w:ins w:id="330" w:author="徐蕾娜" w:date="2025-11-10T10:21:48Z">
        <w:r>
          <w:rPr/>
          <w:fldChar w:fldCharType="end"/>
        </w:r>
      </w:ins>
    </w:p>
    <w:p w14:paraId="05721612">
      <w:pPr>
        <w:pStyle w:val="27"/>
        <w:tabs>
          <w:tab w:val="right" w:leader="dot" w:pos="8312"/>
          <w:tab w:val="clear" w:pos="851"/>
          <w:tab w:val="clear" w:pos="8296"/>
        </w:tabs>
        <w:rPr>
          <w:ins w:id="331" w:author="徐蕾娜" w:date="2025-11-10T10:21:48Z"/>
        </w:rPr>
      </w:pPr>
      <w:ins w:id="332" w:author="徐蕾娜" w:date="2025-11-10T10:21:48Z">
        <w:r>
          <w:rPr>
            <w:rFonts w:hint="default" w:ascii="Times New Roman" w:hAnsi="Times New Roman" w:cs="Times New Roman"/>
          </w:rPr>
          <w:t xml:space="preserve">2.2. </w:t>
        </w:r>
      </w:ins>
      <w:ins w:id="333" w:author="徐蕾娜" w:date="2025-11-10T10:21:48Z">
        <w:r>
          <w:rPr>
            <w:rFonts w:hint="eastAsia" w:ascii="宋体" w:hAnsi="宋体"/>
          </w:rPr>
          <w:t>生产部</w:t>
        </w:r>
      </w:ins>
      <w:ins w:id="334" w:author="徐蕾娜" w:date="2025-11-10T10:21:48Z">
        <w:r>
          <w:rPr/>
          <w:tab/>
        </w:r>
      </w:ins>
      <w:ins w:id="335" w:author="徐蕾娜" w:date="2025-11-10T10:21:48Z">
        <w:r>
          <w:rPr/>
          <w:fldChar w:fldCharType="begin"/>
        </w:r>
      </w:ins>
      <w:ins w:id="336" w:author="徐蕾娜" w:date="2025-11-10T10:21:48Z">
        <w:r>
          <w:rPr/>
          <w:instrText xml:space="preserve"> PAGEREF _Toc16783 \h </w:instrText>
        </w:r>
      </w:ins>
      <w:ins w:id="337" w:author="徐蕾娜" w:date="2025-11-10T10:21:48Z">
        <w:r>
          <w:rPr/>
          <w:fldChar w:fldCharType="separate"/>
        </w:r>
      </w:ins>
      <w:r>
        <w:t>6</w:t>
      </w:r>
      <w:ins w:id="338" w:author="徐蕾娜" w:date="2025-11-10T10:21:48Z">
        <w:r>
          <w:rPr/>
          <w:fldChar w:fldCharType="end"/>
        </w:r>
      </w:ins>
    </w:p>
    <w:p w14:paraId="1AAB22F2">
      <w:pPr>
        <w:pStyle w:val="22"/>
        <w:tabs>
          <w:tab w:val="right" w:leader="dot" w:pos="8312"/>
          <w:tab w:val="clear" w:pos="284"/>
          <w:tab w:val="clear" w:pos="8296"/>
        </w:tabs>
        <w:rPr>
          <w:ins w:id="339" w:author="徐蕾娜" w:date="2025-11-10T10:21:48Z"/>
        </w:rPr>
      </w:pPr>
      <w:ins w:id="340" w:author="徐蕾娜" w:date="2025-11-10T10:21:48Z">
        <w:r>
          <w:rPr>
            <w:rFonts w:hint="default"/>
          </w:rPr>
          <w:t xml:space="preserve">3. </w:t>
        </w:r>
      </w:ins>
      <w:ins w:id="341" w:author="徐蕾娜" w:date="2025-11-10T10:21:48Z">
        <w:r>
          <w:rPr>
            <w:rFonts w:hint="eastAsia"/>
          </w:rPr>
          <w:t>程序</w:t>
        </w:r>
      </w:ins>
      <w:ins w:id="342" w:author="徐蕾娜" w:date="2025-11-10T10:21:48Z">
        <w:r>
          <w:rPr/>
          <w:tab/>
        </w:r>
      </w:ins>
      <w:ins w:id="343" w:author="徐蕾娜" w:date="2025-11-10T10:21:48Z">
        <w:r>
          <w:rPr/>
          <w:fldChar w:fldCharType="begin"/>
        </w:r>
      </w:ins>
      <w:ins w:id="344" w:author="徐蕾娜" w:date="2025-11-10T10:21:48Z">
        <w:r>
          <w:rPr/>
          <w:instrText xml:space="preserve"> PAGEREF _Toc12156 \h </w:instrText>
        </w:r>
      </w:ins>
      <w:ins w:id="345" w:author="徐蕾娜" w:date="2025-11-10T10:21:48Z">
        <w:r>
          <w:rPr/>
          <w:fldChar w:fldCharType="separate"/>
        </w:r>
      </w:ins>
      <w:r>
        <w:t>7</w:t>
      </w:r>
      <w:ins w:id="346" w:author="徐蕾娜" w:date="2025-11-10T10:21:48Z">
        <w:r>
          <w:rPr/>
          <w:fldChar w:fldCharType="end"/>
        </w:r>
      </w:ins>
    </w:p>
    <w:p w14:paraId="5C794114">
      <w:pPr>
        <w:pStyle w:val="27"/>
        <w:tabs>
          <w:tab w:val="right" w:leader="dot" w:pos="8312"/>
          <w:tab w:val="clear" w:pos="851"/>
          <w:tab w:val="clear" w:pos="8296"/>
        </w:tabs>
        <w:rPr>
          <w:ins w:id="347" w:author="徐蕾娜" w:date="2025-11-10T10:21:48Z"/>
        </w:rPr>
      </w:pPr>
      <w:ins w:id="348" w:author="徐蕾娜" w:date="2025-11-10T10:21:48Z">
        <w:r>
          <w:rPr>
            <w:rFonts w:hint="default" w:ascii="Times New Roman" w:hAnsi="Times New Roman" w:cs="Times New Roman"/>
          </w:rPr>
          <w:t xml:space="preserve">3.1. </w:t>
        </w:r>
      </w:ins>
      <w:ins w:id="349" w:author="徐蕾娜" w:date="2025-11-10T10:21:48Z">
        <w:r>
          <w:rPr>
            <w:rFonts w:hint="eastAsia"/>
          </w:rPr>
          <w:t>缺陷管理委员会</w:t>
        </w:r>
      </w:ins>
      <w:ins w:id="350" w:author="徐蕾娜" w:date="2025-11-10T10:21:48Z">
        <w:r>
          <w:rPr/>
          <w:tab/>
        </w:r>
      </w:ins>
      <w:ins w:id="351" w:author="徐蕾娜" w:date="2025-11-10T10:21:48Z">
        <w:r>
          <w:rPr/>
          <w:fldChar w:fldCharType="begin"/>
        </w:r>
      </w:ins>
      <w:ins w:id="352" w:author="徐蕾娜" w:date="2025-11-10T10:21:48Z">
        <w:r>
          <w:rPr/>
          <w:instrText xml:space="preserve"> PAGEREF _Toc29 \h </w:instrText>
        </w:r>
      </w:ins>
      <w:ins w:id="353" w:author="徐蕾娜" w:date="2025-11-10T10:21:48Z">
        <w:r>
          <w:rPr/>
          <w:fldChar w:fldCharType="separate"/>
        </w:r>
      </w:ins>
      <w:r>
        <w:t>7</w:t>
      </w:r>
      <w:ins w:id="354" w:author="徐蕾娜" w:date="2025-11-10T10:21:48Z">
        <w:r>
          <w:rPr/>
          <w:fldChar w:fldCharType="end"/>
        </w:r>
      </w:ins>
    </w:p>
    <w:p w14:paraId="37BF57BB">
      <w:pPr>
        <w:pStyle w:val="27"/>
        <w:tabs>
          <w:tab w:val="right" w:leader="dot" w:pos="8312"/>
          <w:tab w:val="clear" w:pos="851"/>
          <w:tab w:val="clear" w:pos="8296"/>
        </w:tabs>
        <w:rPr>
          <w:ins w:id="355" w:author="徐蕾娜" w:date="2025-11-10T10:21:48Z"/>
        </w:rPr>
      </w:pPr>
      <w:ins w:id="356" w:author="徐蕾娜" w:date="2025-11-10T10:21:48Z">
        <w:r>
          <w:rPr>
            <w:rFonts w:hint="default" w:ascii="Times New Roman" w:hAnsi="Times New Roman" w:cs="Times New Roman"/>
          </w:rPr>
          <w:t xml:space="preserve">3.2. </w:t>
        </w:r>
      </w:ins>
      <w:ins w:id="357" w:author="徐蕾娜" w:date="2025-11-10T10:21:48Z">
        <w:r>
          <w:rPr>
            <w:rFonts w:hint="eastAsia"/>
          </w:rPr>
          <w:t>缺陷严重性等级</w:t>
        </w:r>
      </w:ins>
      <w:ins w:id="358" w:author="徐蕾娜" w:date="2025-11-10T10:21:48Z">
        <w:r>
          <w:rPr/>
          <w:tab/>
        </w:r>
      </w:ins>
      <w:ins w:id="359" w:author="徐蕾娜" w:date="2025-11-10T10:21:48Z">
        <w:r>
          <w:rPr/>
          <w:fldChar w:fldCharType="begin"/>
        </w:r>
      </w:ins>
      <w:ins w:id="360" w:author="徐蕾娜" w:date="2025-11-10T10:21:48Z">
        <w:r>
          <w:rPr/>
          <w:instrText xml:space="preserve"> PAGEREF _Toc31022 \h </w:instrText>
        </w:r>
      </w:ins>
      <w:ins w:id="361" w:author="徐蕾娜" w:date="2025-11-10T10:21:48Z">
        <w:r>
          <w:rPr/>
          <w:fldChar w:fldCharType="separate"/>
        </w:r>
      </w:ins>
      <w:r>
        <w:t>7</w:t>
      </w:r>
      <w:ins w:id="362" w:author="徐蕾娜" w:date="2025-11-10T10:21:48Z">
        <w:r>
          <w:rPr/>
          <w:fldChar w:fldCharType="end"/>
        </w:r>
      </w:ins>
    </w:p>
    <w:p w14:paraId="17619ECA">
      <w:pPr>
        <w:pStyle w:val="27"/>
        <w:tabs>
          <w:tab w:val="right" w:leader="dot" w:pos="8312"/>
          <w:tab w:val="clear" w:pos="851"/>
          <w:tab w:val="clear" w:pos="8296"/>
        </w:tabs>
        <w:rPr>
          <w:ins w:id="363" w:author="徐蕾娜" w:date="2025-11-10T10:21:48Z"/>
        </w:rPr>
      </w:pPr>
      <w:ins w:id="364" w:author="徐蕾娜" w:date="2025-11-10T10:21:48Z">
        <w:r>
          <w:rPr>
            <w:rFonts w:hint="default" w:ascii="Times New Roman" w:hAnsi="Times New Roman" w:cs="Times New Roman"/>
          </w:rPr>
          <w:t xml:space="preserve">3.3. </w:t>
        </w:r>
      </w:ins>
      <w:ins w:id="365" w:author="徐蕾娜" w:date="2025-11-10T10:21:48Z">
        <w:r>
          <w:rPr>
            <w:rFonts w:hint="eastAsia"/>
            <w:u w:val="none"/>
          </w:rPr>
          <w:t>缺陷优先级别</w:t>
        </w:r>
      </w:ins>
      <w:ins w:id="366" w:author="徐蕾娜" w:date="2025-11-10T10:21:48Z">
        <w:r>
          <w:rPr/>
          <w:tab/>
        </w:r>
      </w:ins>
      <w:ins w:id="367" w:author="徐蕾娜" w:date="2025-11-10T10:21:48Z">
        <w:r>
          <w:rPr/>
          <w:fldChar w:fldCharType="begin"/>
        </w:r>
      </w:ins>
      <w:ins w:id="368" w:author="徐蕾娜" w:date="2025-11-10T10:21:48Z">
        <w:r>
          <w:rPr/>
          <w:instrText xml:space="preserve"> PAGEREF _Toc24203 \h </w:instrText>
        </w:r>
      </w:ins>
      <w:ins w:id="369" w:author="徐蕾娜" w:date="2025-11-10T10:21:48Z">
        <w:r>
          <w:rPr/>
          <w:fldChar w:fldCharType="separate"/>
        </w:r>
      </w:ins>
      <w:r>
        <w:t>8</w:t>
      </w:r>
      <w:ins w:id="370" w:author="徐蕾娜" w:date="2025-11-10T10:21:48Z">
        <w:r>
          <w:rPr/>
          <w:fldChar w:fldCharType="end"/>
        </w:r>
      </w:ins>
    </w:p>
    <w:p w14:paraId="30014B58">
      <w:pPr>
        <w:pStyle w:val="27"/>
        <w:tabs>
          <w:tab w:val="right" w:leader="dot" w:pos="8312"/>
          <w:tab w:val="clear" w:pos="851"/>
          <w:tab w:val="clear" w:pos="8296"/>
        </w:tabs>
        <w:rPr>
          <w:ins w:id="371" w:author="徐蕾娜" w:date="2025-11-10T10:21:48Z"/>
        </w:rPr>
      </w:pPr>
      <w:ins w:id="372" w:author="徐蕾娜" w:date="2025-11-10T10:21:48Z">
        <w:r>
          <w:rPr>
            <w:rFonts w:hint="default" w:ascii="Times New Roman" w:hAnsi="Times New Roman" w:cs="Times New Roman"/>
          </w:rPr>
          <w:t xml:space="preserve">3.4. </w:t>
        </w:r>
      </w:ins>
      <w:ins w:id="373" w:author="徐蕾娜" w:date="2025-11-10T10:21:48Z">
        <w:r>
          <w:rPr>
            <w:rFonts w:hint="eastAsia"/>
            <w:u w:val="none"/>
          </w:rPr>
          <w:t>缺陷的状态</w:t>
        </w:r>
      </w:ins>
      <w:ins w:id="374" w:author="徐蕾娜" w:date="2025-11-10T10:21:48Z">
        <w:r>
          <w:rPr/>
          <w:tab/>
        </w:r>
      </w:ins>
      <w:ins w:id="375" w:author="徐蕾娜" w:date="2025-11-10T10:21:48Z">
        <w:r>
          <w:rPr/>
          <w:fldChar w:fldCharType="begin"/>
        </w:r>
      </w:ins>
      <w:ins w:id="376" w:author="徐蕾娜" w:date="2025-11-10T10:21:48Z">
        <w:r>
          <w:rPr/>
          <w:instrText xml:space="preserve"> PAGEREF _Toc18550 \h </w:instrText>
        </w:r>
      </w:ins>
      <w:ins w:id="377" w:author="徐蕾娜" w:date="2025-11-10T10:21:48Z">
        <w:r>
          <w:rPr/>
          <w:fldChar w:fldCharType="separate"/>
        </w:r>
      </w:ins>
      <w:r>
        <w:t>8</w:t>
      </w:r>
      <w:ins w:id="378" w:author="徐蕾娜" w:date="2025-11-10T10:21:48Z">
        <w:r>
          <w:rPr/>
          <w:fldChar w:fldCharType="end"/>
        </w:r>
      </w:ins>
    </w:p>
    <w:p w14:paraId="387DCC4F">
      <w:pPr>
        <w:pStyle w:val="27"/>
        <w:tabs>
          <w:tab w:val="right" w:leader="dot" w:pos="8312"/>
          <w:tab w:val="clear" w:pos="851"/>
          <w:tab w:val="clear" w:pos="8296"/>
        </w:tabs>
        <w:rPr>
          <w:ins w:id="379" w:author="徐蕾娜" w:date="2025-11-10T10:21:48Z"/>
        </w:rPr>
      </w:pPr>
      <w:ins w:id="380" w:author="徐蕾娜" w:date="2025-11-10T10:21:48Z">
        <w:r>
          <w:rPr>
            <w:rFonts w:hint="default" w:ascii="Times New Roman" w:hAnsi="Times New Roman" w:cs="Times New Roman"/>
          </w:rPr>
          <w:t xml:space="preserve">3.5. </w:t>
        </w:r>
      </w:ins>
      <w:ins w:id="381" w:author="徐蕾娜" w:date="2025-11-10T10:21:48Z">
        <w:r>
          <w:rPr>
            <w:rFonts w:hint="eastAsia"/>
            <w:u w:val="none"/>
          </w:rPr>
          <w:t>缺陷管理流程</w:t>
        </w:r>
      </w:ins>
      <w:ins w:id="382" w:author="徐蕾娜" w:date="2025-11-10T10:21:48Z">
        <w:r>
          <w:rPr/>
          <w:tab/>
        </w:r>
      </w:ins>
      <w:ins w:id="383" w:author="徐蕾娜" w:date="2025-11-10T10:21:48Z">
        <w:r>
          <w:rPr/>
          <w:fldChar w:fldCharType="begin"/>
        </w:r>
      </w:ins>
      <w:ins w:id="384" w:author="徐蕾娜" w:date="2025-11-10T10:21:48Z">
        <w:r>
          <w:rPr/>
          <w:instrText xml:space="preserve"> PAGEREF _Toc22942 \h </w:instrText>
        </w:r>
      </w:ins>
      <w:ins w:id="385" w:author="徐蕾娜" w:date="2025-11-10T10:21:48Z">
        <w:r>
          <w:rPr/>
          <w:fldChar w:fldCharType="separate"/>
        </w:r>
      </w:ins>
      <w:r>
        <w:t>8</w:t>
      </w:r>
      <w:ins w:id="386" w:author="徐蕾娜" w:date="2025-11-10T10:21:48Z">
        <w:r>
          <w:rPr/>
          <w:fldChar w:fldCharType="end"/>
        </w:r>
      </w:ins>
    </w:p>
    <w:p w14:paraId="6CDABF20">
      <w:pPr>
        <w:pStyle w:val="17"/>
        <w:tabs>
          <w:tab w:val="right" w:leader="dot" w:pos="8312"/>
        </w:tabs>
        <w:rPr>
          <w:ins w:id="387" w:author="徐蕾娜" w:date="2025-11-10T10:21:48Z"/>
        </w:rPr>
      </w:pPr>
      <w:ins w:id="388" w:author="徐蕾娜" w:date="2025-11-10T10:21:48Z">
        <w:r>
          <w:rPr>
            <w:rFonts w:hint="default"/>
            <w:bCs/>
            <w:szCs w:val="32"/>
          </w:rPr>
          <w:t xml:space="preserve">3.5.1. </w:t>
        </w:r>
      </w:ins>
      <w:ins w:id="389" w:author="徐蕾娜" w:date="2025-11-10T10:21:48Z">
        <w:r>
          <w:rPr>
            <w:rFonts w:hint="eastAsia"/>
            <w:bCs/>
            <w:szCs w:val="32"/>
            <w:lang w:val="en-US" w:eastAsia="zh-CN"/>
          </w:rPr>
          <w:t>上市前缺陷的管理</w:t>
        </w:r>
      </w:ins>
      <w:ins w:id="390" w:author="徐蕾娜" w:date="2025-11-10T10:21:48Z">
        <w:r>
          <w:rPr/>
          <w:tab/>
        </w:r>
      </w:ins>
      <w:ins w:id="391" w:author="徐蕾娜" w:date="2025-11-10T10:21:48Z">
        <w:r>
          <w:rPr/>
          <w:fldChar w:fldCharType="begin"/>
        </w:r>
      </w:ins>
      <w:ins w:id="392" w:author="徐蕾娜" w:date="2025-11-10T10:21:48Z">
        <w:r>
          <w:rPr/>
          <w:instrText xml:space="preserve"> PAGEREF _Toc8859 \h </w:instrText>
        </w:r>
      </w:ins>
      <w:ins w:id="393" w:author="徐蕾娜" w:date="2025-11-10T10:21:48Z">
        <w:r>
          <w:rPr/>
          <w:fldChar w:fldCharType="separate"/>
        </w:r>
      </w:ins>
      <w:r>
        <w:t>8</w:t>
      </w:r>
      <w:ins w:id="394" w:author="徐蕾娜" w:date="2025-11-10T10:21:48Z">
        <w:r>
          <w:rPr/>
          <w:fldChar w:fldCharType="end"/>
        </w:r>
      </w:ins>
    </w:p>
    <w:p w14:paraId="261FB760">
      <w:pPr>
        <w:pStyle w:val="23"/>
        <w:tabs>
          <w:tab w:val="right" w:leader="dot" w:pos="8312"/>
        </w:tabs>
        <w:rPr>
          <w:ins w:id="395" w:author="徐蕾娜" w:date="2025-11-10T10:21:48Z"/>
        </w:rPr>
      </w:pPr>
      <w:ins w:id="396" w:author="徐蕾娜" w:date="2025-11-10T10:21:48Z">
        <w:r>
          <w:rPr>
            <w:rFonts w:hint="default" w:ascii="Times New Roman" w:hAnsi="Times New Roman" w:cs="Times New Roman"/>
            <w:bCs/>
            <w:szCs w:val="22"/>
          </w:rPr>
          <w:t xml:space="preserve">3.5.1.1. </w:t>
        </w:r>
      </w:ins>
      <w:ins w:id="397" w:author="徐蕾娜" w:date="2025-11-10T10:21:48Z">
        <w:r>
          <w:rPr>
            <w:rFonts w:hint="default"/>
            <w:bCs/>
            <w:szCs w:val="22"/>
          </w:rPr>
          <w:t>缺陷的新增</w:t>
        </w:r>
      </w:ins>
      <w:ins w:id="398" w:author="徐蕾娜" w:date="2025-11-10T10:21:48Z">
        <w:r>
          <w:rPr/>
          <w:tab/>
        </w:r>
      </w:ins>
      <w:ins w:id="399" w:author="徐蕾娜" w:date="2025-11-10T10:21:48Z">
        <w:r>
          <w:rPr/>
          <w:fldChar w:fldCharType="begin"/>
        </w:r>
      </w:ins>
      <w:ins w:id="400" w:author="徐蕾娜" w:date="2025-11-10T10:21:48Z">
        <w:r>
          <w:rPr/>
          <w:instrText xml:space="preserve"> PAGEREF _Toc22194 \h </w:instrText>
        </w:r>
      </w:ins>
      <w:ins w:id="401" w:author="徐蕾娜" w:date="2025-11-10T10:21:48Z">
        <w:r>
          <w:rPr/>
          <w:fldChar w:fldCharType="separate"/>
        </w:r>
      </w:ins>
      <w:r>
        <w:t>8</w:t>
      </w:r>
      <w:ins w:id="402" w:author="徐蕾娜" w:date="2025-11-10T10:21:48Z">
        <w:r>
          <w:rPr/>
          <w:fldChar w:fldCharType="end"/>
        </w:r>
      </w:ins>
    </w:p>
    <w:p w14:paraId="4A6D0F5E">
      <w:pPr>
        <w:pStyle w:val="23"/>
        <w:tabs>
          <w:tab w:val="right" w:leader="dot" w:pos="8312"/>
        </w:tabs>
        <w:rPr>
          <w:ins w:id="403" w:author="徐蕾娜" w:date="2025-11-10T10:21:48Z"/>
        </w:rPr>
      </w:pPr>
      <w:ins w:id="404" w:author="徐蕾娜" w:date="2025-11-10T10:21:48Z">
        <w:r>
          <w:rPr>
            <w:rFonts w:hint="default" w:ascii="Times New Roman" w:hAnsi="Times New Roman" w:cs="Times New Roman"/>
            <w:bCs/>
            <w:szCs w:val="22"/>
          </w:rPr>
          <w:t xml:space="preserve">3.5.1.2. </w:t>
        </w:r>
      </w:ins>
      <w:ins w:id="405" w:author="徐蕾娜" w:date="2025-11-10T10:21:48Z">
        <w:r>
          <w:rPr>
            <w:rFonts w:hint="default"/>
            <w:bCs/>
            <w:szCs w:val="22"/>
          </w:rPr>
          <w:t>缺陷的评估</w:t>
        </w:r>
      </w:ins>
      <w:ins w:id="406" w:author="徐蕾娜" w:date="2025-11-10T10:21:48Z">
        <w:r>
          <w:rPr/>
          <w:tab/>
        </w:r>
      </w:ins>
      <w:ins w:id="407" w:author="徐蕾娜" w:date="2025-11-10T10:21:48Z">
        <w:r>
          <w:rPr/>
          <w:fldChar w:fldCharType="begin"/>
        </w:r>
      </w:ins>
      <w:ins w:id="408" w:author="徐蕾娜" w:date="2025-11-10T10:21:48Z">
        <w:r>
          <w:rPr/>
          <w:instrText xml:space="preserve"> PAGEREF _Toc16374 \h </w:instrText>
        </w:r>
      </w:ins>
      <w:ins w:id="409" w:author="徐蕾娜" w:date="2025-11-10T10:21:48Z">
        <w:r>
          <w:rPr/>
          <w:fldChar w:fldCharType="separate"/>
        </w:r>
      </w:ins>
      <w:r>
        <w:t>9</w:t>
      </w:r>
      <w:ins w:id="410" w:author="徐蕾娜" w:date="2025-11-10T10:21:48Z">
        <w:r>
          <w:rPr/>
          <w:fldChar w:fldCharType="end"/>
        </w:r>
      </w:ins>
    </w:p>
    <w:p w14:paraId="3A8B42F6">
      <w:pPr>
        <w:pStyle w:val="23"/>
        <w:tabs>
          <w:tab w:val="right" w:leader="dot" w:pos="8312"/>
        </w:tabs>
        <w:rPr>
          <w:ins w:id="411" w:author="徐蕾娜" w:date="2025-11-10T10:21:48Z"/>
        </w:rPr>
      </w:pPr>
      <w:ins w:id="412" w:author="徐蕾娜" w:date="2025-11-10T10:21:48Z">
        <w:r>
          <w:rPr>
            <w:rFonts w:hint="default" w:ascii="Times New Roman" w:hAnsi="Times New Roman" w:cs="Times New Roman"/>
            <w:bCs/>
            <w:szCs w:val="22"/>
          </w:rPr>
          <w:t xml:space="preserve">3.5.1.3. </w:t>
        </w:r>
      </w:ins>
      <w:ins w:id="413" w:author="徐蕾娜" w:date="2025-11-10T10:21:48Z">
        <w:r>
          <w:rPr>
            <w:rFonts w:hint="default"/>
            <w:bCs/>
            <w:szCs w:val="22"/>
          </w:rPr>
          <w:t>缺陷的解决</w:t>
        </w:r>
      </w:ins>
      <w:ins w:id="414" w:author="徐蕾娜" w:date="2025-11-10T10:21:48Z">
        <w:r>
          <w:rPr/>
          <w:tab/>
        </w:r>
      </w:ins>
      <w:ins w:id="415" w:author="徐蕾娜" w:date="2025-11-10T10:21:48Z">
        <w:r>
          <w:rPr/>
          <w:fldChar w:fldCharType="begin"/>
        </w:r>
      </w:ins>
      <w:ins w:id="416" w:author="徐蕾娜" w:date="2025-11-10T10:21:48Z">
        <w:r>
          <w:rPr/>
          <w:instrText xml:space="preserve"> PAGEREF _Toc7038 \h </w:instrText>
        </w:r>
      </w:ins>
      <w:ins w:id="417" w:author="徐蕾娜" w:date="2025-11-10T10:21:48Z">
        <w:r>
          <w:rPr/>
          <w:fldChar w:fldCharType="separate"/>
        </w:r>
      </w:ins>
      <w:r>
        <w:t>9</w:t>
      </w:r>
      <w:ins w:id="418" w:author="徐蕾娜" w:date="2025-11-10T10:21:48Z">
        <w:r>
          <w:rPr/>
          <w:fldChar w:fldCharType="end"/>
        </w:r>
      </w:ins>
    </w:p>
    <w:p w14:paraId="1392CAA2">
      <w:pPr>
        <w:pStyle w:val="23"/>
        <w:tabs>
          <w:tab w:val="right" w:leader="dot" w:pos="8312"/>
        </w:tabs>
        <w:rPr>
          <w:ins w:id="419" w:author="徐蕾娜" w:date="2025-11-10T10:21:48Z"/>
        </w:rPr>
      </w:pPr>
      <w:ins w:id="420" w:author="徐蕾娜" w:date="2025-11-10T10:21:48Z">
        <w:r>
          <w:rPr>
            <w:rFonts w:hint="default" w:ascii="Times New Roman" w:hAnsi="Times New Roman" w:cs="Times New Roman"/>
            <w:bCs/>
            <w:szCs w:val="22"/>
          </w:rPr>
          <w:t xml:space="preserve">3.5.1.4. </w:t>
        </w:r>
      </w:ins>
      <w:ins w:id="421" w:author="徐蕾娜" w:date="2025-11-10T10:21:48Z">
        <w:r>
          <w:rPr>
            <w:rFonts w:hint="default"/>
            <w:bCs/>
            <w:szCs w:val="22"/>
          </w:rPr>
          <w:t>缺陷的验证</w:t>
        </w:r>
      </w:ins>
      <w:ins w:id="422" w:author="徐蕾娜" w:date="2025-11-10T10:21:48Z">
        <w:r>
          <w:rPr/>
          <w:tab/>
        </w:r>
      </w:ins>
      <w:ins w:id="423" w:author="徐蕾娜" w:date="2025-11-10T10:21:48Z">
        <w:r>
          <w:rPr/>
          <w:fldChar w:fldCharType="begin"/>
        </w:r>
      </w:ins>
      <w:ins w:id="424" w:author="徐蕾娜" w:date="2025-11-10T10:21:48Z">
        <w:r>
          <w:rPr/>
          <w:instrText xml:space="preserve"> PAGEREF _Toc2843 \h </w:instrText>
        </w:r>
      </w:ins>
      <w:ins w:id="425" w:author="徐蕾娜" w:date="2025-11-10T10:21:48Z">
        <w:r>
          <w:rPr/>
          <w:fldChar w:fldCharType="separate"/>
        </w:r>
      </w:ins>
      <w:r>
        <w:t>9</w:t>
      </w:r>
      <w:ins w:id="426" w:author="徐蕾娜" w:date="2025-11-10T10:21:48Z">
        <w:r>
          <w:rPr/>
          <w:fldChar w:fldCharType="end"/>
        </w:r>
      </w:ins>
    </w:p>
    <w:p w14:paraId="0A7DE0BC">
      <w:pPr>
        <w:pStyle w:val="23"/>
        <w:tabs>
          <w:tab w:val="right" w:leader="dot" w:pos="8312"/>
        </w:tabs>
        <w:rPr>
          <w:ins w:id="427" w:author="徐蕾娜" w:date="2025-11-10T10:21:48Z"/>
        </w:rPr>
      </w:pPr>
      <w:ins w:id="428" w:author="徐蕾娜" w:date="2025-11-10T10:21:48Z">
        <w:r>
          <w:rPr>
            <w:rFonts w:hint="default" w:ascii="Times New Roman" w:hAnsi="Times New Roman" w:cs="Times New Roman"/>
            <w:bCs/>
            <w:szCs w:val="22"/>
          </w:rPr>
          <w:t xml:space="preserve">3.5.1.5. </w:t>
        </w:r>
      </w:ins>
      <w:ins w:id="429" w:author="徐蕾娜" w:date="2025-11-10T10:21:48Z">
        <w:r>
          <w:rPr>
            <w:rFonts w:hint="default"/>
            <w:bCs/>
            <w:szCs w:val="22"/>
          </w:rPr>
          <w:t>缺陷的关闭</w:t>
        </w:r>
      </w:ins>
      <w:ins w:id="430" w:author="徐蕾娜" w:date="2025-11-10T10:21:48Z">
        <w:r>
          <w:rPr/>
          <w:tab/>
        </w:r>
      </w:ins>
      <w:ins w:id="431" w:author="徐蕾娜" w:date="2025-11-10T10:21:48Z">
        <w:r>
          <w:rPr/>
          <w:fldChar w:fldCharType="begin"/>
        </w:r>
      </w:ins>
      <w:ins w:id="432" w:author="徐蕾娜" w:date="2025-11-10T10:21:48Z">
        <w:r>
          <w:rPr/>
          <w:instrText xml:space="preserve"> PAGEREF _Toc7450 \h </w:instrText>
        </w:r>
      </w:ins>
      <w:ins w:id="433" w:author="徐蕾娜" w:date="2025-11-10T10:21:48Z">
        <w:r>
          <w:rPr/>
          <w:fldChar w:fldCharType="separate"/>
        </w:r>
      </w:ins>
      <w:r>
        <w:t>9</w:t>
      </w:r>
      <w:ins w:id="434" w:author="徐蕾娜" w:date="2025-11-10T10:21:48Z">
        <w:r>
          <w:rPr/>
          <w:fldChar w:fldCharType="end"/>
        </w:r>
      </w:ins>
    </w:p>
    <w:p w14:paraId="3CD44100">
      <w:pPr>
        <w:pStyle w:val="17"/>
        <w:tabs>
          <w:tab w:val="right" w:leader="dot" w:pos="8312"/>
        </w:tabs>
        <w:rPr>
          <w:ins w:id="435" w:author="徐蕾娜" w:date="2025-11-10T10:21:48Z"/>
        </w:rPr>
      </w:pPr>
      <w:ins w:id="436" w:author="徐蕾娜" w:date="2025-11-10T10:21:48Z">
        <w:r>
          <w:rPr>
            <w:rFonts w:hint="default"/>
            <w:bCs/>
            <w:szCs w:val="32"/>
          </w:rPr>
          <w:t xml:space="preserve">3.5.2. </w:t>
        </w:r>
      </w:ins>
      <w:ins w:id="437" w:author="徐蕾娜" w:date="2025-11-10T10:21:48Z">
        <w:r>
          <w:rPr>
            <w:rFonts w:hint="eastAsia"/>
            <w:bCs/>
            <w:szCs w:val="32"/>
            <w:lang w:val="en-US" w:eastAsia="zh-CN"/>
          </w:rPr>
          <w:t>上市后缺陷的管理</w:t>
        </w:r>
      </w:ins>
      <w:ins w:id="438" w:author="徐蕾娜" w:date="2025-11-10T10:21:48Z">
        <w:r>
          <w:rPr/>
          <w:tab/>
        </w:r>
      </w:ins>
      <w:ins w:id="439" w:author="徐蕾娜" w:date="2025-11-10T10:21:48Z">
        <w:r>
          <w:rPr/>
          <w:fldChar w:fldCharType="begin"/>
        </w:r>
      </w:ins>
      <w:ins w:id="440" w:author="徐蕾娜" w:date="2025-11-10T10:21:48Z">
        <w:r>
          <w:rPr/>
          <w:instrText xml:space="preserve"> PAGEREF _Toc20040 \h </w:instrText>
        </w:r>
      </w:ins>
      <w:ins w:id="441" w:author="徐蕾娜" w:date="2025-11-10T10:21:48Z">
        <w:r>
          <w:rPr/>
          <w:fldChar w:fldCharType="separate"/>
        </w:r>
      </w:ins>
      <w:r>
        <w:t>10</w:t>
      </w:r>
      <w:ins w:id="442" w:author="徐蕾娜" w:date="2025-11-10T10:21:48Z">
        <w:r>
          <w:rPr/>
          <w:fldChar w:fldCharType="end"/>
        </w:r>
      </w:ins>
    </w:p>
    <w:p w14:paraId="737D305B">
      <w:pPr>
        <w:pStyle w:val="23"/>
        <w:tabs>
          <w:tab w:val="right" w:leader="dot" w:pos="8312"/>
        </w:tabs>
        <w:rPr>
          <w:ins w:id="443" w:author="徐蕾娜" w:date="2025-11-10T10:21:48Z"/>
        </w:rPr>
      </w:pPr>
      <w:ins w:id="444" w:author="徐蕾娜" w:date="2025-11-10T10:21:48Z">
        <w:r>
          <w:rPr>
            <w:rFonts w:hint="default" w:ascii="Times New Roman" w:hAnsi="Times New Roman" w:cs="Times New Roman"/>
          </w:rPr>
          <w:t xml:space="preserve">3.5.2.1. </w:t>
        </w:r>
      </w:ins>
      <w:ins w:id="445" w:author="徐蕾娜" w:date="2025-11-10T10:21:48Z">
        <w:r>
          <w:rPr>
            <w:rFonts w:hint="eastAsia"/>
            <w:lang w:val="en-US" w:eastAsia="zh-CN"/>
          </w:rPr>
          <w:t>缺陷发现与收集</w:t>
        </w:r>
      </w:ins>
      <w:ins w:id="446" w:author="徐蕾娜" w:date="2025-11-10T10:21:48Z">
        <w:r>
          <w:rPr/>
          <w:tab/>
        </w:r>
      </w:ins>
      <w:ins w:id="447" w:author="徐蕾娜" w:date="2025-11-10T10:21:48Z">
        <w:r>
          <w:rPr/>
          <w:fldChar w:fldCharType="begin"/>
        </w:r>
      </w:ins>
      <w:ins w:id="448" w:author="徐蕾娜" w:date="2025-11-10T10:21:48Z">
        <w:r>
          <w:rPr/>
          <w:instrText xml:space="preserve"> PAGEREF _Toc10283 \h </w:instrText>
        </w:r>
      </w:ins>
      <w:ins w:id="449" w:author="徐蕾娜" w:date="2025-11-10T10:21:48Z">
        <w:r>
          <w:rPr/>
          <w:fldChar w:fldCharType="separate"/>
        </w:r>
      </w:ins>
      <w:r>
        <w:t>10</w:t>
      </w:r>
      <w:ins w:id="450" w:author="徐蕾娜" w:date="2025-11-10T10:21:48Z">
        <w:r>
          <w:rPr/>
          <w:fldChar w:fldCharType="end"/>
        </w:r>
      </w:ins>
    </w:p>
    <w:p w14:paraId="68706928">
      <w:pPr>
        <w:pStyle w:val="23"/>
        <w:tabs>
          <w:tab w:val="right" w:leader="dot" w:pos="8312"/>
        </w:tabs>
        <w:rPr>
          <w:ins w:id="451" w:author="徐蕾娜" w:date="2025-11-10T10:21:48Z"/>
        </w:rPr>
      </w:pPr>
      <w:ins w:id="452" w:author="徐蕾娜" w:date="2025-11-10T10:21:48Z">
        <w:r>
          <w:rPr>
            <w:rFonts w:hint="default" w:ascii="Times New Roman" w:hAnsi="Times New Roman" w:cs="Times New Roman"/>
          </w:rPr>
          <w:t xml:space="preserve">3.5.2.2. </w:t>
        </w:r>
      </w:ins>
      <w:ins w:id="453" w:author="徐蕾娜" w:date="2025-11-10T10:21:48Z">
        <w:r>
          <w:rPr>
            <w:rFonts w:hint="eastAsia"/>
            <w:lang w:val="en-US" w:eastAsia="zh-CN"/>
          </w:rPr>
          <w:t>缺陷评估与上报</w:t>
        </w:r>
      </w:ins>
      <w:ins w:id="454" w:author="徐蕾娜" w:date="2025-11-10T10:21:48Z">
        <w:r>
          <w:rPr/>
          <w:tab/>
        </w:r>
      </w:ins>
      <w:ins w:id="455" w:author="徐蕾娜" w:date="2025-11-10T10:21:48Z">
        <w:r>
          <w:rPr/>
          <w:fldChar w:fldCharType="begin"/>
        </w:r>
      </w:ins>
      <w:ins w:id="456" w:author="徐蕾娜" w:date="2025-11-10T10:21:48Z">
        <w:r>
          <w:rPr/>
          <w:instrText xml:space="preserve"> PAGEREF _Toc10604 \h </w:instrText>
        </w:r>
      </w:ins>
      <w:ins w:id="457" w:author="徐蕾娜" w:date="2025-11-10T10:21:48Z">
        <w:r>
          <w:rPr/>
          <w:fldChar w:fldCharType="separate"/>
        </w:r>
      </w:ins>
      <w:r>
        <w:t>10</w:t>
      </w:r>
      <w:ins w:id="458" w:author="徐蕾娜" w:date="2025-11-10T10:21:48Z">
        <w:r>
          <w:rPr/>
          <w:fldChar w:fldCharType="end"/>
        </w:r>
      </w:ins>
    </w:p>
    <w:p w14:paraId="7869478E">
      <w:pPr>
        <w:pStyle w:val="23"/>
        <w:tabs>
          <w:tab w:val="right" w:leader="dot" w:pos="8312"/>
        </w:tabs>
        <w:rPr>
          <w:ins w:id="459" w:author="徐蕾娜" w:date="2025-11-10T10:21:48Z"/>
        </w:rPr>
      </w:pPr>
      <w:ins w:id="460" w:author="徐蕾娜" w:date="2025-11-10T10:21:48Z">
        <w:r>
          <w:rPr>
            <w:rFonts w:hint="default" w:ascii="Times New Roman" w:hAnsi="Times New Roman" w:cs="Times New Roman"/>
          </w:rPr>
          <w:t xml:space="preserve">3.5.2.3. </w:t>
        </w:r>
      </w:ins>
      <w:ins w:id="461" w:author="徐蕾娜" w:date="2025-11-10T10:21:48Z">
        <w:r>
          <w:rPr>
            <w:rFonts w:hint="eastAsia"/>
            <w:lang w:val="en-US" w:eastAsia="zh-CN"/>
          </w:rPr>
          <w:t>缺陷评审与决策</w:t>
        </w:r>
      </w:ins>
      <w:ins w:id="462" w:author="徐蕾娜" w:date="2025-11-10T10:21:48Z">
        <w:r>
          <w:rPr/>
          <w:tab/>
        </w:r>
      </w:ins>
      <w:ins w:id="463" w:author="徐蕾娜" w:date="2025-11-10T10:21:48Z">
        <w:r>
          <w:rPr/>
          <w:fldChar w:fldCharType="begin"/>
        </w:r>
      </w:ins>
      <w:ins w:id="464" w:author="徐蕾娜" w:date="2025-11-10T10:21:48Z">
        <w:r>
          <w:rPr/>
          <w:instrText xml:space="preserve"> PAGEREF _Toc13142 \h </w:instrText>
        </w:r>
      </w:ins>
      <w:ins w:id="465" w:author="徐蕾娜" w:date="2025-11-10T10:21:48Z">
        <w:r>
          <w:rPr/>
          <w:fldChar w:fldCharType="separate"/>
        </w:r>
      </w:ins>
      <w:r>
        <w:t>10</w:t>
      </w:r>
      <w:ins w:id="466" w:author="徐蕾娜" w:date="2025-11-10T10:21:48Z">
        <w:r>
          <w:rPr/>
          <w:fldChar w:fldCharType="end"/>
        </w:r>
      </w:ins>
    </w:p>
    <w:p w14:paraId="7B17E04C">
      <w:pPr>
        <w:pStyle w:val="23"/>
        <w:tabs>
          <w:tab w:val="right" w:leader="dot" w:pos="8312"/>
        </w:tabs>
        <w:rPr>
          <w:ins w:id="467" w:author="徐蕾娜" w:date="2025-11-10T10:21:48Z"/>
        </w:rPr>
      </w:pPr>
      <w:ins w:id="468" w:author="徐蕾娜" w:date="2025-11-10T10:21:48Z">
        <w:r>
          <w:rPr>
            <w:rFonts w:hint="default" w:ascii="Times New Roman" w:hAnsi="Times New Roman" w:cs="Times New Roman"/>
          </w:rPr>
          <w:t xml:space="preserve">3.5.2.4. </w:t>
        </w:r>
      </w:ins>
      <w:ins w:id="469" w:author="徐蕾娜" w:date="2025-11-10T10:21:48Z">
        <w:r>
          <w:rPr>
            <w:rFonts w:hint="eastAsia"/>
            <w:lang w:val="en-US" w:eastAsia="zh-CN"/>
          </w:rPr>
          <w:t>缺陷解决与验证</w:t>
        </w:r>
      </w:ins>
      <w:ins w:id="470" w:author="徐蕾娜" w:date="2025-11-10T10:21:48Z">
        <w:r>
          <w:rPr/>
          <w:tab/>
        </w:r>
      </w:ins>
      <w:ins w:id="471" w:author="徐蕾娜" w:date="2025-11-10T10:21:48Z">
        <w:r>
          <w:rPr/>
          <w:fldChar w:fldCharType="begin"/>
        </w:r>
      </w:ins>
      <w:ins w:id="472" w:author="徐蕾娜" w:date="2025-11-10T10:21:48Z">
        <w:r>
          <w:rPr/>
          <w:instrText xml:space="preserve"> PAGEREF _Toc32067 \h </w:instrText>
        </w:r>
      </w:ins>
      <w:ins w:id="473" w:author="徐蕾娜" w:date="2025-11-10T10:21:48Z">
        <w:r>
          <w:rPr/>
          <w:fldChar w:fldCharType="separate"/>
        </w:r>
      </w:ins>
      <w:r>
        <w:t>11</w:t>
      </w:r>
      <w:ins w:id="474" w:author="徐蕾娜" w:date="2025-11-10T10:21:48Z">
        <w:r>
          <w:rPr/>
          <w:fldChar w:fldCharType="end"/>
        </w:r>
      </w:ins>
    </w:p>
    <w:p w14:paraId="23F2E4BA">
      <w:pPr>
        <w:pStyle w:val="23"/>
        <w:tabs>
          <w:tab w:val="right" w:leader="dot" w:pos="8312"/>
        </w:tabs>
        <w:rPr>
          <w:ins w:id="475" w:author="徐蕾娜" w:date="2025-11-10T10:21:48Z"/>
        </w:rPr>
      </w:pPr>
      <w:ins w:id="476" w:author="徐蕾娜" w:date="2025-11-10T10:21:48Z">
        <w:r>
          <w:rPr>
            <w:rFonts w:hint="default" w:ascii="Times New Roman" w:hAnsi="Times New Roman" w:cs="Times New Roman"/>
          </w:rPr>
          <w:t xml:space="preserve">3.5.2.5. </w:t>
        </w:r>
      </w:ins>
      <w:ins w:id="477" w:author="徐蕾娜" w:date="2025-11-10T10:21:48Z">
        <w:r>
          <w:rPr>
            <w:rFonts w:hint="eastAsia"/>
            <w:lang w:val="en-US" w:eastAsia="zh-CN"/>
          </w:rPr>
          <w:t>缺陷关闭与后续处理</w:t>
        </w:r>
      </w:ins>
      <w:ins w:id="478" w:author="徐蕾娜" w:date="2025-11-10T10:21:48Z">
        <w:r>
          <w:rPr/>
          <w:tab/>
        </w:r>
      </w:ins>
      <w:ins w:id="479" w:author="徐蕾娜" w:date="2025-11-10T10:21:48Z">
        <w:r>
          <w:rPr/>
          <w:fldChar w:fldCharType="begin"/>
        </w:r>
      </w:ins>
      <w:ins w:id="480" w:author="徐蕾娜" w:date="2025-11-10T10:21:48Z">
        <w:r>
          <w:rPr/>
          <w:instrText xml:space="preserve"> PAGEREF _Toc30317 \h </w:instrText>
        </w:r>
      </w:ins>
      <w:ins w:id="481" w:author="徐蕾娜" w:date="2025-11-10T10:21:48Z">
        <w:r>
          <w:rPr/>
          <w:fldChar w:fldCharType="separate"/>
        </w:r>
      </w:ins>
      <w:r>
        <w:t>11</w:t>
      </w:r>
      <w:ins w:id="482" w:author="徐蕾娜" w:date="2025-11-10T10:21:48Z">
        <w:r>
          <w:rPr/>
          <w:fldChar w:fldCharType="end"/>
        </w:r>
      </w:ins>
    </w:p>
    <w:p w14:paraId="7890C75F">
      <w:pPr>
        <w:pStyle w:val="27"/>
        <w:tabs>
          <w:tab w:val="right" w:leader="dot" w:pos="8312"/>
          <w:tab w:val="clear" w:pos="851"/>
          <w:tab w:val="clear" w:pos="8296"/>
        </w:tabs>
        <w:rPr>
          <w:ins w:id="483" w:author="徐蕾娜" w:date="2025-11-10T10:21:48Z"/>
        </w:rPr>
      </w:pPr>
      <w:ins w:id="484" w:author="徐蕾娜" w:date="2025-11-10T10:21:48Z">
        <w:r>
          <w:rPr>
            <w:rFonts w:hint="default" w:ascii="Times New Roman" w:hAnsi="Times New Roman" w:cs="Times New Roman"/>
            <w:szCs w:val="32"/>
          </w:rPr>
          <w:t xml:space="preserve">3.6. </w:t>
        </w:r>
      </w:ins>
      <w:ins w:id="485" w:author="徐蕾娜" w:date="2025-11-10T10:21:48Z">
        <w:r>
          <w:rPr>
            <w:rFonts w:hint="eastAsia"/>
            <w:u w:val="none"/>
          </w:rPr>
          <w:t>缺陷分析报告</w:t>
        </w:r>
      </w:ins>
      <w:ins w:id="486" w:author="徐蕾娜" w:date="2025-11-10T10:21:48Z">
        <w:r>
          <w:rPr/>
          <w:tab/>
        </w:r>
      </w:ins>
      <w:ins w:id="487" w:author="徐蕾娜" w:date="2025-11-10T10:21:48Z">
        <w:r>
          <w:rPr/>
          <w:fldChar w:fldCharType="begin"/>
        </w:r>
      </w:ins>
      <w:ins w:id="488" w:author="徐蕾娜" w:date="2025-11-10T10:21:48Z">
        <w:r>
          <w:rPr/>
          <w:instrText xml:space="preserve"> PAGEREF _Toc7247 \h </w:instrText>
        </w:r>
      </w:ins>
      <w:ins w:id="489" w:author="徐蕾娜" w:date="2025-11-10T10:21:48Z">
        <w:r>
          <w:rPr/>
          <w:fldChar w:fldCharType="separate"/>
        </w:r>
      </w:ins>
      <w:r>
        <w:t>11</w:t>
      </w:r>
      <w:ins w:id="490" w:author="徐蕾娜" w:date="2025-11-10T10:21:48Z">
        <w:r>
          <w:rPr/>
          <w:fldChar w:fldCharType="end"/>
        </w:r>
      </w:ins>
    </w:p>
    <w:p w14:paraId="47E5FAE4">
      <w:pPr>
        <w:pStyle w:val="27"/>
        <w:tabs>
          <w:tab w:val="right" w:leader="dot" w:pos="8312"/>
          <w:tab w:val="clear" w:pos="851"/>
          <w:tab w:val="clear" w:pos="8296"/>
        </w:tabs>
        <w:rPr>
          <w:ins w:id="491" w:author="徐蕾娜" w:date="2025-11-10T10:21:48Z"/>
        </w:rPr>
      </w:pPr>
      <w:ins w:id="492" w:author="徐蕾娜" w:date="2025-11-10T10:21:48Z">
        <w:r>
          <w:rPr>
            <w:rFonts w:hint="default" w:ascii="Times New Roman" w:hAnsi="Times New Roman" w:cs="Times New Roman"/>
          </w:rPr>
          <w:t xml:space="preserve">3.7. </w:t>
        </w:r>
      </w:ins>
      <w:ins w:id="493" w:author="徐蕾娜" w:date="2025-11-10T10:21:48Z">
        <w:r>
          <w:rPr>
            <w:rFonts w:hint="eastAsia"/>
            <w:u w:val="none"/>
          </w:rPr>
          <w:t>遗留缺陷跟踪</w:t>
        </w:r>
      </w:ins>
      <w:ins w:id="494" w:author="徐蕾娜" w:date="2025-11-10T10:21:48Z">
        <w:r>
          <w:rPr/>
          <w:tab/>
        </w:r>
      </w:ins>
      <w:ins w:id="495" w:author="徐蕾娜" w:date="2025-11-10T10:21:48Z">
        <w:r>
          <w:rPr/>
          <w:fldChar w:fldCharType="begin"/>
        </w:r>
      </w:ins>
      <w:ins w:id="496" w:author="徐蕾娜" w:date="2025-11-10T10:21:48Z">
        <w:r>
          <w:rPr/>
          <w:instrText xml:space="preserve"> PAGEREF _Toc29688 \h </w:instrText>
        </w:r>
      </w:ins>
      <w:ins w:id="497" w:author="徐蕾娜" w:date="2025-11-10T10:21:48Z">
        <w:r>
          <w:rPr/>
          <w:fldChar w:fldCharType="separate"/>
        </w:r>
      </w:ins>
      <w:r>
        <w:t>12</w:t>
      </w:r>
      <w:ins w:id="498" w:author="徐蕾娜" w:date="2025-11-10T10:21:48Z">
        <w:r>
          <w:rPr/>
          <w:fldChar w:fldCharType="end"/>
        </w:r>
      </w:ins>
    </w:p>
    <w:p w14:paraId="3EC8229F">
      <w:pPr>
        <w:pStyle w:val="27"/>
        <w:tabs>
          <w:tab w:val="right" w:leader="dot" w:pos="8312"/>
          <w:tab w:val="clear" w:pos="851"/>
          <w:tab w:val="clear" w:pos="8296"/>
        </w:tabs>
        <w:rPr>
          <w:ins w:id="499" w:author="徐蕾娜" w:date="2025-11-10T10:21:48Z"/>
        </w:rPr>
      </w:pPr>
      <w:ins w:id="500" w:author="徐蕾娜" w:date="2025-11-10T10:21:48Z">
        <w:r>
          <w:rPr>
            <w:rFonts w:hint="default" w:ascii="Times New Roman" w:hAnsi="Times New Roman" w:cs="Times New Roman"/>
          </w:rPr>
          <w:t xml:space="preserve">3.8. </w:t>
        </w:r>
      </w:ins>
      <w:ins w:id="501" w:author="徐蕾娜" w:date="2025-11-10T10:21:48Z">
        <w:r>
          <w:rPr>
            <w:rFonts w:hint="eastAsia"/>
            <w:u w:val="none"/>
          </w:rPr>
          <w:t>缺陷分析</w:t>
        </w:r>
      </w:ins>
      <w:ins w:id="502" w:author="徐蕾娜" w:date="2025-11-10T10:21:48Z">
        <w:r>
          <w:rPr/>
          <w:tab/>
        </w:r>
      </w:ins>
      <w:ins w:id="503" w:author="徐蕾娜" w:date="2025-11-10T10:21:48Z">
        <w:r>
          <w:rPr/>
          <w:fldChar w:fldCharType="begin"/>
        </w:r>
      </w:ins>
      <w:ins w:id="504" w:author="徐蕾娜" w:date="2025-11-10T10:21:48Z">
        <w:r>
          <w:rPr/>
          <w:instrText xml:space="preserve"> PAGEREF _Toc22723 \h </w:instrText>
        </w:r>
      </w:ins>
      <w:ins w:id="505" w:author="徐蕾娜" w:date="2025-11-10T10:21:48Z">
        <w:r>
          <w:rPr/>
          <w:fldChar w:fldCharType="separate"/>
        </w:r>
      </w:ins>
      <w:r>
        <w:t>12</w:t>
      </w:r>
      <w:ins w:id="506" w:author="徐蕾娜" w:date="2025-11-10T10:21:48Z">
        <w:r>
          <w:rPr/>
          <w:fldChar w:fldCharType="end"/>
        </w:r>
      </w:ins>
    </w:p>
    <w:p w14:paraId="3C27408A">
      <w:pPr>
        <w:pStyle w:val="22"/>
        <w:tabs>
          <w:tab w:val="right" w:leader="dot" w:pos="8312"/>
          <w:tab w:val="clear" w:pos="284"/>
          <w:tab w:val="clear" w:pos="8296"/>
        </w:tabs>
        <w:rPr>
          <w:ins w:id="507" w:author="徐蕾娜" w:date="2025-11-10T10:21:48Z"/>
        </w:rPr>
      </w:pPr>
      <w:ins w:id="508" w:author="徐蕾娜" w:date="2025-11-10T10:21:48Z">
        <w:r>
          <w:rPr>
            <w:rFonts w:hint="default"/>
          </w:rPr>
          <w:t xml:space="preserve">4. </w:t>
        </w:r>
      </w:ins>
      <w:ins w:id="509" w:author="徐蕾娜" w:date="2025-11-10T10:21:48Z">
        <w:r>
          <w:rPr>
            <w:rFonts w:hint="eastAsia"/>
          </w:rPr>
          <w:t>附录</w:t>
        </w:r>
      </w:ins>
      <w:ins w:id="510" w:author="徐蕾娜" w:date="2025-11-10T10:21:48Z">
        <w:r>
          <w:rPr/>
          <w:tab/>
        </w:r>
      </w:ins>
      <w:ins w:id="511" w:author="徐蕾娜" w:date="2025-11-10T10:21:48Z">
        <w:r>
          <w:rPr/>
          <w:fldChar w:fldCharType="begin"/>
        </w:r>
      </w:ins>
      <w:ins w:id="512" w:author="徐蕾娜" w:date="2025-11-10T10:21:48Z">
        <w:r>
          <w:rPr/>
          <w:instrText xml:space="preserve"> PAGEREF _Toc20481 \h </w:instrText>
        </w:r>
      </w:ins>
      <w:ins w:id="513" w:author="徐蕾娜" w:date="2025-11-10T10:21:48Z">
        <w:r>
          <w:rPr/>
          <w:fldChar w:fldCharType="separate"/>
        </w:r>
      </w:ins>
      <w:r>
        <w:t>13</w:t>
      </w:r>
      <w:ins w:id="514" w:author="徐蕾娜" w:date="2025-11-10T10:21:48Z">
        <w:r>
          <w:rPr/>
          <w:fldChar w:fldCharType="end"/>
        </w:r>
      </w:ins>
    </w:p>
    <w:p w14:paraId="37DCA062">
      <w:pPr>
        <w:pStyle w:val="22"/>
      </w:pPr>
      <w:r>
        <w:fldChar w:fldCharType="end"/>
      </w:r>
    </w:p>
    <w:bookmarkEnd w:id="11"/>
    <w:bookmarkEnd w:id="12"/>
    <w:bookmarkEnd w:id="13"/>
    <w:p w14:paraId="55CE4BBD">
      <w:pPr>
        <w:pStyle w:val="2"/>
        <w:numPr>
          <w:numId w:val="2"/>
        </w:numPr>
        <w:tabs>
          <w:tab w:val="clear" w:pos="432"/>
        </w:tabs>
        <w:ind w:left="425" w:hanging="425"/>
      </w:pPr>
      <w:bookmarkStart w:id="17" w:name="_Toc9740"/>
      <w:bookmarkStart w:id="18" w:name="_Toc26718"/>
      <w:bookmarkStart w:id="19" w:name="_Toc2751"/>
      <w:bookmarkStart w:id="20" w:name="_Toc535071534"/>
      <w:bookmarkStart w:id="21" w:name="_Toc535069834"/>
      <w:r>
        <w:rPr>
          <w:rFonts w:hint="eastAsia"/>
        </w:rPr>
        <w:t>介绍</w:t>
      </w:r>
      <w:bookmarkEnd w:id="17"/>
      <w:bookmarkEnd w:id="18"/>
      <w:bookmarkEnd w:id="19"/>
    </w:p>
    <w:p w14:paraId="48DAD640">
      <w:pPr>
        <w:pStyle w:val="3"/>
        <w:numPr>
          <w:numId w:val="2"/>
        </w:numPr>
        <w:tabs>
          <w:tab w:val="clear" w:pos="576"/>
        </w:tabs>
        <w:ind w:left="567" w:hanging="567"/>
      </w:pPr>
      <w:bookmarkStart w:id="22" w:name="_Toc23893"/>
      <w:bookmarkStart w:id="23" w:name="_Toc15170"/>
      <w:bookmarkStart w:id="24" w:name="_Toc20743"/>
      <w:r>
        <w:rPr>
          <w:rFonts w:hint="eastAsia"/>
        </w:rPr>
        <w:t>目的</w:t>
      </w:r>
      <w:bookmarkEnd w:id="22"/>
      <w:bookmarkEnd w:id="23"/>
      <w:bookmarkEnd w:id="24"/>
    </w:p>
    <w:p w14:paraId="660CEDAF">
      <w:pPr>
        <w:pStyle w:val="53"/>
        <w:tabs>
          <w:tab w:val="left" w:pos="426"/>
          <w:tab w:val="left" w:pos="9356"/>
        </w:tabs>
        <w:ind w:firstLine="480"/>
        <w:jc w:val="left"/>
      </w:pPr>
      <w:r>
        <w:rPr>
          <w:rFonts w:hint="eastAsia"/>
        </w:rPr>
        <w:t>识别产品生命周期内与产品质量有关的缺陷，规定了缺陷的提出，评估，解决，验证，关闭的处理过程，确保所有缺陷状态明确，并被有效跟踪和管理。</w:t>
      </w:r>
    </w:p>
    <w:p w14:paraId="356E6DF0">
      <w:pPr>
        <w:pStyle w:val="3"/>
        <w:numPr>
          <w:numId w:val="2"/>
        </w:numPr>
        <w:tabs>
          <w:tab w:val="clear" w:pos="576"/>
        </w:tabs>
        <w:ind w:left="567" w:hanging="567"/>
      </w:pPr>
      <w:bookmarkStart w:id="25" w:name="_Toc18751"/>
      <w:bookmarkStart w:id="26" w:name="_Toc25358"/>
      <w:bookmarkStart w:id="27" w:name="_Toc9176"/>
      <w:r>
        <w:rPr>
          <w:rFonts w:hint="eastAsia"/>
        </w:rPr>
        <w:t>适用范围</w:t>
      </w:r>
      <w:bookmarkEnd w:id="25"/>
      <w:bookmarkEnd w:id="26"/>
      <w:bookmarkEnd w:id="27"/>
    </w:p>
    <w:p w14:paraId="2CB5386B">
      <w:pPr>
        <w:pStyle w:val="53"/>
        <w:tabs>
          <w:tab w:val="left" w:pos="426"/>
          <w:tab w:val="left" w:pos="9356"/>
        </w:tabs>
        <w:ind w:firstLine="48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本文件适用于所有产品缺陷的控制与管理。</w:t>
      </w:r>
    </w:p>
    <w:p w14:paraId="313F3C1D">
      <w:pPr>
        <w:pStyle w:val="3"/>
        <w:numPr>
          <w:numId w:val="2"/>
        </w:numPr>
        <w:tabs>
          <w:tab w:val="clear" w:pos="576"/>
        </w:tabs>
        <w:ind w:left="567" w:hanging="567"/>
      </w:pPr>
      <w:bookmarkStart w:id="28" w:name="_Toc10482"/>
      <w:bookmarkStart w:id="29" w:name="_Toc30687"/>
      <w:bookmarkStart w:id="30" w:name="_Toc13788"/>
      <w:r>
        <w:rPr>
          <w:rFonts w:hint="eastAsia"/>
        </w:rPr>
        <w:t>参考文件</w:t>
      </w:r>
      <w:bookmarkEnd w:id="28"/>
      <w:bookmarkEnd w:id="29"/>
      <w:bookmarkEnd w:id="30"/>
    </w:p>
    <w:p w14:paraId="4779F508">
      <w:pPr>
        <w:pStyle w:val="53"/>
        <w:numPr>
          <w:ilvl w:val="0"/>
          <w:numId w:val="3"/>
        </w:numPr>
        <w:tabs>
          <w:tab w:val="left" w:pos="426"/>
          <w:tab w:val="left" w:pos="9356"/>
        </w:tabs>
        <w:ind w:firstLineChars="0"/>
        <w:jc w:val="left"/>
      </w:pPr>
      <w:r>
        <w:t>QP7.3</w:t>
      </w:r>
      <w:r>
        <w:rPr>
          <w:rFonts w:hint="eastAsia"/>
        </w:rPr>
        <w:t>设计和开发控制程序</w:t>
      </w:r>
    </w:p>
    <w:p w14:paraId="3E940CB9">
      <w:pPr>
        <w:pStyle w:val="53"/>
        <w:numPr>
          <w:ilvl w:val="0"/>
          <w:numId w:val="3"/>
        </w:numPr>
        <w:tabs>
          <w:tab w:val="left" w:pos="426"/>
          <w:tab w:val="left" w:pos="9356"/>
        </w:tabs>
        <w:ind w:firstLineChars="0"/>
        <w:jc w:val="left"/>
      </w:pPr>
      <w:r>
        <w:t>QP7.5.3</w:t>
      </w:r>
      <w:r>
        <w:rPr>
          <w:rFonts w:hint="eastAsia"/>
        </w:rPr>
        <w:t>产品安装控制程序</w:t>
      </w:r>
    </w:p>
    <w:p w14:paraId="4F850931">
      <w:pPr>
        <w:pStyle w:val="53"/>
        <w:numPr>
          <w:ilvl w:val="0"/>
          <w:numId w:val="3"/>
        </w:numPr>
        <w:tabs>
          <w:tab w:val="left" w:pos="426"/>
          <w:tab w:val="left" w:pos="9356"/>
        </w:tabs>
        <w:ind w:firstLineChars="0"/>
        <w:jc w:val="left"/>
      </w:pPr>
      <w:r>
        <w:t>SMP7.3-04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更新维护管理制度</w:t>
      </w:r>
    </w:p>
    <w:p w14:paraId="4E92D9BC">
      <w:pPr>
        <w:pStyle w:val="3"/>
        <w:numPr>
          <w:numId w:val="2"/>
        </w:numPr>
        <w:tabs>
          <w:tab w:val="clear" w:pos="576"/>
        </w:tabs>
        <w:ind w:left="567" w:hanging="567"/>
      </w:pPr>
      <w:bookmarkStart w:id="31" w:name="_Toc24021"/>
      <w:bookmarkStart w:id="32" w:name="_Toc860"/>
      <w:bookmarkStart w:id="33" w:name="_Toc11799"/>
      <w:r>
        <w:rPr>
          <w:rFonts w:hint="eastAsia"/>
        </w:rPr>
        <w:t>相关记录</w:t>
      </w:r>
      <w:bookmarkEnd w:id="31"/>
      <w:bookmarkEnd w:id="32"/>
      <w:bookmarkEnd w:id="33"/>
    </w:p>
    <w:p w14:paraId="1802C8BA">
      <w:pPr>
        <w:pStyle w:val="53"/>
        <w:numPr>
          <w:ilvl w:val="0"/>
          <w:numId w:val="4"/>
        </w:numPr>
        <w:tabs>
          <w:tab w:val="left" w:pos="426"/>
          <w:tab w:val="left" w:pos="9356"/>
        </w:tabs>
        <w:ind w:firstLineChars="0"/>
        <w:jc w:val="left"/>
      </w:pPr>
      <w:r>
        <w:rPr>
          <w:rFonts w:hint="eastAsia"/>
        </w:rPr>
        <w:t>QR-SMP7.3-05-01缺陷评估报告</w:t>
      </w:r>
    </w:p>
    <w:p w14:paraId="24A3D1B8">
      <w:pPr>
        <w:pStyle w:val="53"/>
        <w:numPr>
          <w:ilvl w:val="0"/>
          <w:numId w:val="4"/>
        </w:numPr>
        <w:tabs>
          <w:tab w:val="left" w:pos="426"/>
          <w:tab w:val="left" w:pos="9356"/>
        </w:tabs>
        <w:ind w:firstLineChars="0"/>
        <w:jc w:val="left"/>
      </w:pPr>
      <w:r>
        <w:rPr>
          <w:rFonts w:hint="eastAsia"/>
        </w:rPr>
        <w:t>QR-</w:t>
      </w:r>
      <w:r>
        <w:t>SMP7.3-05</w:t>
      </w:r>
      <w:r>
        <w:rPr>
          <w:rFonts w:hint="eastAsia"/>
        </w:rPr>
        <w:t>-02缺陷记录表</w:t>
      </w:r>
    </w:p>
    <w:p w14:paraId="2367CACF">
      <w:pPr>
        <w:pStyle w:val="2"/>
        <w:numPr>
          <w:numId w:val="2"/>
        </w:numPr>
        <w:tabs>
          <w:tab w:val="clear" w:pos="432"/>
        </w:tabs>
        <w:ind w:left="425" w:hanging="425"/>
      </w:pPr>
      <w:bookmarkStart w:id="34" w:name="_Toc15261"/>
      <w:bookmarkStart w:id="35" w:name="_Toc1034"/>
      <w:bookmarkStart w:id="36" w:name="_Toc4475"/>
      <w:r>
        <w:rPr>
          <w:rFonts w:hint="eastAsia"/>
        </w:rPr>
        <w:t>职责</w:t>
      </w:r>
      <w:bookmarkEnd w:id="34"/>
      <w:bookmarkEnd w:id="35"/>
      <w:bookmarkEnd w:id="36"/>
    </w:p>
    <w:bookmarkEnd w:id="20"/>
    <w:bookmarkEnd w:id="21"/>
    <w:p w14:paraId="462E0918">
      <w:pPr>
        <w:pStyle w:val="3"/>
        <w:numPr>
          <w:numId w:val="2"/>
        </w:numPr>
        <w:tabs>
          <w:tab w:val="clear" w:pos="576"/>
        </w:tabs>
        <w:ind w:left="567" w:hanging="567"/>
        <w:rPr>
          <w:rFonts w:ascii="宋体" w:hAnsi="宋体"/>
        </w:rPr>
      </w:pPr>
      <w:bookmarkStart w:id="37" w:name="_Toc953"/>
      <w:bookmarkStart w:id="38" w:name="_Toc21937"/>
      <w:bookmarkStart w:id="39" w:name="_Toc15936"/>
      <w:bookmarkStart w:id="40" w:name="_Toc535071646"/>
      <w:bookmarkStart w:id="41" w:name="_Toc535070004"/>
      <w:r>
        <w:rPr>
          <w:rFonts w:hint="eastAsia" w:ascii="宋体" w:hAnsi="宋体"/>
        </w:rPr>
        <w:t>研发部</w:t>
      </w:r>
      <w:bookmarkEnd w:id="37"/>
      <w:bookmarkEnd w:id="38"/>
      <w:bookmarkEnd w:id="39"/>
    </w:p>
    <w:p w14:paraId="10604C0C">
      <w:pPr>
        <w:tabs>
          <w:tab w:val="left" w:pos="1440"/>
        </w:tabs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测试人员负责提交缺陷，研发部负责修改缺陷。</w:t>
      </w:r>
    </w:p>
    <w:p w14:paraId="7D1FB64B">
      <w:pPr>
        <w:pStyle w:val="3"/>
        <w:numPr>
          <w:numId w:val="2"/>
        </w:numPr>
        <w:tabs>
          <w:tab w:val="clear" w:pos="576"/>
        </w:tabs>
        <w:ind w:left="567" w:hanging="567"/>
        <w:rPr>
          <w:rFonts w:ascii="宋体" w:hAnsi="宋体"/>
        </w:rPr>
      </w:pPr>
      <w:bookmarkStart w:id="42" w:name="_Toc6998"/>
      <w:bookmarkStart w:id="43" w:name="_Toc5562"/>
      <w:bookmarkStart w:id="44" w:name="_Toc16783"/>
      <w:r>
        <w:rPr>
          <w:rFonts w:hint="eastAsia" w:ascii="宋体" w:hAnsi="宋体"/>
        </w:rPr>
        <w:t>生产部</w:t>
      </w:r>
      <w:bookmarkEnd w:id="42"/>
      <w:bookmarkEnd w:id="43"/>
      <w:bookmarkEnd w:id="44"/>
    </w:p>
    <w:p w14:paraId="3C0FB468">
      <w:pPr>
        <w:tabs>
          <w:tab w:val="left" w:pos="9356"/>
        </w:tabs>
        <w:ind w:firstLine="480" w:firstLineChars="200"/>
      </w:pPr>
      <w:r>
        <w:rPr>
          <w:rFonts w:hint="eastAsia" w:ascii="宋体" w:hAnsi="宋体"/>
        </w:rPr>
        <w:t>组织评审缺陷处置方案，质量部协助评审缺陷。</w:t>
      </w:r>
    </w:p>
    <w:p w14:paraId="161F0856">
      <w:pPr>
        <w:pStyle w:val="2"/>
        <w:numPr>
          <w:numId w:val="2"/>
        </w:numPr>
        <w:tabs>
          <w:tab w:val="clear" w:pos="432"/>
        </w:tabs>
        <w:ind w:left="425" w:hanging="425"/>
        <w:rPr>
          <w:rFonts w:hint="eastAsia"/>
        </w:rPr>
      </w:pPr>
      <w:bookmarkStart w:id="45" w:name="_Toc13482"/>
      <w:bookmarkStart w:id="46" w:name="_Toc14728"/>
      <w:bookmarkStart w:id="47" w:name="_Toc12156"/>
      <w:r>
        <w:rPr>
          <w:rFonts w:hint="eastAsia"/>
        </w:rPr>
        <w:t>程序</w:t>
      </w:r>
      <w:bookmarkEnd w:id="45"/>
      <w:bookmarkEnd w:id="46"/>
      <w:bookmarkEnd w:id="47"/>
    </w:p>
    <w:p w14:paraId="0BE07261">
      <w:pPr>
        <w:pStyle w:val="53"/>
        <w:tabs>
          <w:tab w:val="left" w:pos="426"/>
          <w:tab w:val="left" w:pos="9356"/>
        </w:tabs>
        <w:ind w:firstLine="480"/>
        <w:jc w:val="left"/>
      </w:pPr>
      <w:r>
        <w:rPr>
          <w:rFonts w:hint="eastAsia"/>
        </w:rPr>
        <w:t>缺陷是与预期或规定用途有关的不合格，是设计输出不满足设计输入的体现。</w:t>
      </w:r>
    </w:p>
    <w:p w14:paraId="00FD794A">
      <w:pPr>
        <w:pStyle w:val="3"/>
        <w:numPr>
          <w:numId w:val="2"/>
        </w:numPr>
        <w:tabs>
          <w:tab w:val="clear" w:pos="576"/>
        </w:tabs>
        <w:ind w:left="567" w:hanging="567"/>
      </w:pPr>
      <w:bookmarkStart w:id="48" w:name="_Toc23857"/>
      <w:bookmarkStart w:id="49" w:name="_Toc29892"/>
      <w:bookmarkStart w:id="50" w:name="_Toc29"/>
      <w:r>
        <w:rPr>
          <w:rFonts w:hint="eastAsia"/>
        </w:rPr>
        <w:t>缺陷管理委员会</w:t>
      </w:r>
      <w:bookmarkEnd w:id="48"/>
      <w:bookmarkEnd w:id="49"/>
      <w:bookmarkEnd w:id="50"/>
    </w:p>
    <w:p w14:paraId="5CE36D36">
      <w:pPr>
        <w:pStyle w:val="53"/>
        <w:tabs>
          <w:tab w:val="left" w:pos="426"/>
          <w:tab w:val="left" w:pos="9356"/>
        </w:tabs>
        <w:ind w:firstLine="480"/>
        <w:jc w:val="left"/>
      </w:pPr>
      <w:r>
        <w:rPr>
          <w:rFonts w:hint="eastAsia"/>
        </w:rPr>
        <w:t>缺陷管理委员会（</w:t>
      </w:r>
      <w:r>
        <w:t>CCB</w:t>
      </w:r>
      <w:r>
        <w:rPr>
          <w:rFonts w:hint="eastAsia"/>
        </w:rPr>
        <w:t>，Change</w:t>
      </w:r>
      <w:r>
        <w:t xml:space="preserve"> </w:t>
      </w:r>
      <w:r>
        <w:rPr>
          <w:rFonts w:hint="eastAsia"/>
        </w:rPr>
        <w:t>Control</w:t>
      </w:r>
      <w:r>
        <w:t xml:space="preserve"> B</w:t>
      </w:r>
      <w:r>
        <w:rPr>
          <w:rFonts w:hint="eastAsia"/>
        </w:rPr>
        <w:t>oard），主要负责产品开发过程中的缺陷和变更的控制和管理。</w:t>
      </w:r>
      <w:r>
        <w:t>CCB</w:t>
      </w:r>
      <w:r>
        <w:rPr>
          <w:rFonts w:hint="eastAsia"/>
        </w:rPr>
        <w:t>可以由一个小组担任，负责做出决定将哪些缺陷需要修复、哪些已建议需求变更或新产品特性付诸应用。</w:t>
      </w:r>
    </w:p>
    <w:p w14:paraId="586CB6C8">
      <w:pPr>
        <w:pStyle w:val="53"/>
        <w:tabs>
          <w:tab w:val="left" w:pos="426"/>
          <w:tab w:val="left" w:pos="9356"/>
        </w:tabs>
        <w:ind w:firstLine="480"/>
        <w:jc w:val="left"/>
      </w:pPr>
      <w:r>
        <w:rPr>
          <w:rFonts w:hint="eastAsia"/>
        </w:rPr>
        <w:t>C</w:t>
      </w:r>
      <w:r>
        <w:t>CB</w:t>
      </w:r>
      <w:r>
        <w:rPr>
          <w:rFonts w:hint="eastAsia"/>
        </w:rPr>
        <w:t>是系统集成项目的所有者权益代表，负责裁定接受哪些缺陷或变更。C</w:t>
      </w:r>
      <w:r>
        <w:t>CB</w:t>
      </w:r>
      <w:r>
        <w:rPr>
          <w:rFonts w:hint="eastAsia"/>
        </w:rPr>
        <w:t>通常涉及用户和实施方的决策人员，成员应该包含：</w:t>
      </w:r>
    </w:p>
    <w:p w14:paraId="1527AD7B">
      <w:pPr>
        <w:pStyle w:val="53"/>
        <w:numPr>
          <w:ilvl w:val="0"/>
          <w:numId w:val="5"/>
        </w:numPr>
        <w:ind w:firstLineChars="0"/>
      </w:pPr>
      <w:r>
        <w:rPr>
          <w:rFonts w:hint="eastAsia"/>
        </w:rPr>
        <w:t>产品或计划管理人员；</w:t>
      </w:r>
    </w:p>
    <w:p w14:paraId="09EDA31E">
      <w:pPr>
        <w:pStyle w:val="53"/>
        <w:numPr>
          <w:ilvl w:val="0"/>
          <w:numId w:val="5"/>
        </w:numPr>
        <w:ind w:firstLineChars="0"/>
      </w:pPr>
      <w:r>
        <w:rPr>
          <w:rFonts w:hint="eastAsia"/>
        </w:rPr>
        <w:t>项目管理人员；</w:t>
      </w:r>
    </w:p>
    <w:p w14:paraId="52AB0A7B">
      <w:pPr>
        <w:pStyle w:val="53"/>
        <w:numPr>
          <w:ilvl w:val="0"/>
          <w:numId w:val="5"/>
        </w:numPr>
        <w:ind w:firstLineChars="0"/>
      </w:pPr>
      <w:r>
        <w:rPr>
          <w:rFonts w:hint="eastAsia"/>
        </w:rPr>
        <w:t>设计开发人员；</w:t>
      </w:r>
    </w:p>
    <w:p w14:paraId="06C6C619">
      <w:pPr>
        <w:pStyle w:val="53"/>
        <w:numPr>
          <w:ilvl w:val="0"/>
          <w:numId w:val="5"/>
        </w:numPr>
        <w:ind w:firstLineChars="0"/>
      </w:pPr>
      <w:r>
        <w:rPr>
          <w:rFonts w:hint="eastAsia"/>
        </w:rPr>
        <w:t>测试人员或质量保证人员；</w:t>
      </w:r>
    </w:p>
    <w:p w14:paraId="12BE000B">
      <w:pPr>
        <w:pStyle w:val="53"/>
        <w:numPr>
          <w:ilvl w:val="0"/>
          <w:numId w:val="5"/>
        </w:numPr>
        <w:ind w:firstLineChars="0"/>
      </w:pPr>
      <w:r>
        <w:rPr>
          <w:rFonts w:hint="eastAsia"/>
        </w:rPr>
        <w:t>市场销售部或客户代表；</w:t>
      </w:r>
    </w:p>
    <w:p w14:paraId="19E3F2C6">
      <w:pPr>
        <w:pStyle w:val="53"/>
        <w:numPr>
          <w:ilvl w:val="0"/>
          <w:numId w:val="5"/>
        </w:numPr>
        <w:ind w:firstLineChars="0"/>
      </w:pPr>
      <w:r>
        <w:rPr>
          <w:rFonts w:hint="eastAsia"/>
        </w:rPr>
        <w:t>制作用户文档相关人员；</w:t>
      </w:r>
    </w:p>
    <w:p w14:paraId="2FF1F807">
      <w:pPr>
        <w:pStyle w:val="53"/>
        <w:numPr>
          <w:ilvl w:val="0"/>
          <w:numId w:val="5"/>
        </w:numPr>
        <w:ind w:firstLineChars="0"/>
      </w:pPr>
      <w:r>
        <w:rPr>
          <w:rFonts w:hint="eastAsia"/>
        </w:rPr>
        <w:t>配置管理人员。</w:t>
      </w:r>
    </w:p>
    <w:p w14:paraId="1AEF59A8">
      <w:pPr>
        <w:pStyle w:val="3"/>
        <w:numPr>
          <w:numId w:val="2"/>
        </w:numPr>
        <w:tabs>
          <w:tab w:val="clear" w:pos="576"/>
        </w:tabs>
        <w:ind w:left="567" w:hanging="567"/>
      </w:pPr>
      <w:bookmarkStart w:id="51" w:name="_Toc1802"/>
      <w:bookmarkStart w:id="52" w:name="_Toc6151"/>
      <w:bookmarkStart w:id="53" w:name="_Toc21715287"/>
      <w:bookmarkStart w:id="54" w:name="_Toc31022"/>
      <w:r>
        <w:rPr>
          <w:rFonts w:hint="eastAsia"/>
        </w:rPr>
        <w:t>缺陷严重性等级</w:t>
      </w:r>
      <w:bookmarkEnd w:id="51"/>
      <w:bookmarkEnd w:id="52"/>
      <w:bookmarkEnd w:id="53"/>
      <w:bookmarkEnd w:id="54"/>
    </w:p>
    <w:tbl>
      <w:tblPr>
        <w:tblStyle w:val="31"/>
        <w:tblW w:w="8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155"/>
        <w:gridCol w:w="6481"/>
      </w:tblGrid>
      <w:tr w14:paraId="5E02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55" w:type="dxa"/>
            <w:shd w:val="clear" w:color="auto" w:fill="BFBFBF"/>
            <w:vAlign w:val="center"/>
          </w:tcPr>
          <w:p w14:paraId="5DEF76B6">
            <w:pPr>
              <w:spacing w:line="36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hint="eastAsia" w:cs="Arial"/>
                <w:b/>
                <w:szCs w:val="24"/>
              </w:rPr>
              <w:t>缺陷严重度等级</w:t>
            </w:r>
          </w:p>
        </w:tc>
        <w:tc>
          <w:tcPr>
            <w:tcW w:w="6481" w:type="dxa"/>
            <w:shd w:val="clear" w:color="auto" w:fill="BFBFBF"/>
            <w:vAlign w:val="center"/>
          </w:tcPr>
          <w:p w14:paraId="4DD91460">
            <w:pPr>
              <w:spacing w:line="36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hint="eastAsia" w:cs="Arial"/>
                <w:b/>
                <w:szCs w:val="24"/>
              </w:rPr>
              <w:t>描述</w:t>
            </w:r>
          </w:p>
        </w:tc>
      </w:tr>
      <w:tr w14:paraId="1198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55" w:type="dxa"/>
            <w:shd w:val="clear" w:color="auto" w:fill="auto"/>
            <w:vAlign w:val="center"/>
          </w:tcPr>
          <w:p w14:paraId="508E35E0">
            <w:pPr>
              <w:spacing w:line="360" w:lineRule="auto"/>
              <w:jc w:val="center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提示</w:t>
            </w:r>
          </w:p>
        </w:tc>
        <w:tc>
          <w:tcPr>
            <w:tcW w:w="6481" w:type="dxa"/>
            <w:shd w:val="clear" w:color="auto" w:fill="auto"/>
            <w:vAlign w:val="center"/>
          </w:tcPr>
          <w:p w14:paraId="3F922552">
            <w:pPr>
              <w:spacing w:line="360" w:lineRule="auto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产品的次要功能、提示或应用的部分失效</w:t>
            </w:r>
          </w:p>
        </w:tc>
      </w:tr>
      <w:tr w14:paraId="72A2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55" w:type="dxa"/>
            <w:shd w:val="clear" w:color="auto" w:fill="auto"/>
            <w:vAlign w:val="center"/>
          </w:tcPr>
          <w:p w14:paraId="1F68A82F">
            <w:pPr>
              <w:spacing w:line="360" w:lineRule="auto"/>
              <w:jc w:val="center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一般</w:t>
            </w:r>
          </w:p>
        </w:tc>
        <w:tc>
          <w:tcPr>
            <w:tcW w:w="6481" w:type="dxa"/>
            <w:shd w:val="clear" w:color="auto" w:fill="auto"/>
            <w:vAlign w:val="center"/>
          </w:tcPr>
          <w:p w14:paraId="34721B53">
            <w:pPr>
              <w:spacing w:line="360" w:lineRule="auto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产品的主要功能或应用的部分失效</w:t>
            </w:r>
          </w:p>
        </w:tc>
      </w:tr>
      <w:tr w14:paraId="2B0AE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55" w:type="dxa"/>
            <w:shd w:val="clear" w:color="auto" w:fill="auto"/>
            <w:vAlign w:val="center"/>
          </w:tcPr>
          <w:p w14:paraId="70B89DB4">
            <w:pPr>
              <w:spacing w:line="360" w:lineRule="auto"/>
              <w:jc w:val="center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严重</w:t>
            </w:r>
          </w:p>
        </w:tc>
        <w:tc>
          <w:tcPr>
            <w:tcW w:w="6481" w:type="dxa"/>
            <w:shd w:val="clear" w:color="auto" w:fill="auto"/>
            <w:vAlign w:val="center"/>
          </w:tcPr>
          <w:p w14:paraId="409DC676">
            <w:pPr>
              <w:spacing w:line="360" w:lineRule="auto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安全相关或与法规和标准不符，或产品基本功能或应用失效且无有效应急方案避免或恢复。</w:t>
            </w:r>
          </w:p>
        </w:tc>
      </w:tr>
      <w:tr w14:paraId="18A6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55" w:type="dxa"/>
            <w:shd w:val="clear" w:color="auto" w:fill="auto"/>
            <w:vAlign w:val="center"/>
          </w:tcPr>
          <w:p w14:paraId="0037ECAE">
            <w:pPr>
              <w:spacing w:line="360" w:lineRule="auto"/>
              <w:jc w:val="center"/>
              <w:rPr>
                <w:rFonts w:hint="eastAsia" w:cs="Arial"/>
                <w:szCs w:val="21"/>
              </w:rPr>
            </w:pPr>
            <w:r>
              <w:rPr>
                <w:rFonts w:hint="eastAsia" w:cs="Arial"/>
                <w:szCs w:val="21"/>
              </w:rPr>
              <w:t>致命</w:t>
            </w:r>
          </w:p>
        </w:tc>
        <w:tc>
          <w:tcPr>
            <w:tcW w:w="6481" w:type="dxa"/>
            <w:shd w:val="clear" w:color="auto" w:fill="auto"/>
            <w:vAlign w:val="center"/>
          </w:tcPr>
          <w:p w14:paraId="1A46BA4D">
            <w:pPr>
              <w:spacing w:line="360" w:lineRule="auto"/>
              <w:rPr>
                <w:rFonts w:hint="eastAsia" w:cs="Arial"/>
                <w:szCs w:val="21"/>
              </w:rPr>
            </w:pPr>
            <w:r>
              <w:rPr>
                <w:rFonts w:hint="eastAsia" w:cs="Arial"/>
                <w:szCs w:val="21"/>
              </w:rPr>
              <w:t>系统崩溃、软件使用过程中存在明显障碍，核心功能无法使用；</w:t>
            </w:r>
          </w:p>
        </w:tc>
      </w:tr>
    </w:tbl>
    <w:p w14:paraId="4CBE1006">
      <w:pPr>
        <w:pStyle w:val="3"/>
        <w:numPr>
          <w:numId w:val="2"/>
        </w:numPr>
        <w:tabs>
          <w:tab w:val="clear" w:pos="576"/>
        </w:tabs>
        <w:ind w:left="567" w:hanging="567"/>
        <w:rPr>
          <w:rFonts w:hint="eastAsia"/>
          <w:u w:val="none"/>
        </w:rPr>
      </w:pPr>
      <w:del w:id="515" w:author="徐蕾娜" w:date="2025-11-10T10:19:00Z">
        <w:bookmarkStart w:id="55" w:name="_Toc21715288"/>
        <w:r>
          <w:rPr>
            <w:rFonts w:hint="eastAsia"/>
            <w:u w:val="none"/>
          </w:rPr>
          <w:delText xml:space="preserve"> </w:delText>
        </w:r>
      </w:del>
      <w:bookmarkStart w:id="56" w:name="_Toc17637"/>
      <w:bookmarkStart w:id="57" w:name="_Toc11272"/>
      <w:bookmarkStart w:id="58" w:name="_Toc24203"/>
      <w:r>
        <w:rPr>
          <w:rFonts w:hint="eastAsia"/>
          <w:u w:val="none"/>
        </w:rPr>
        <w:t>缺陷优先级别</w:t>
      </w:r>
      <w:bookmarkEnd w:id="55"/>
      <w:bookmarkEnd w:id="56"/>
      <w:bookmarkEnd w:id="57"/>
      <w:bookmarkEnd w:id="58"/>
    </w:p>
    <w:tbl>
      <w:tblPr>
        <w:tblStyle w:val="31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122"/>
        <w:gridCol w:w="6242"/>
      </w:tblGrid>
      <w:tr w14:paraId="1987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22" w:type="dxa"/>
            <w:shd w:val="clear" w:color="auto" w:fill="BFBFBF"/>
            <w:vAlign w:val="center"/>
          </w:tcPr>
          <w:p w14:paraId="21DBE556">
            <w:pPr>
              <w:spacing w:line="360" w:lineRule="auto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优先级别</w:t>
            </w:r>
          </w:p>
        </w:tc>
        <w:tc>
          <w:tcPr>
            <w:tcW w:w="6242" w:type="dxa"/>
            <w:shd w:val="clear" w:color="auto" w:fill="BFBFBF"/>
            <w:vAlign w:val="center"/>
          </w:tcPr>
          <w:p w14:paraId="433FCDF4">
            <w:pPr>
              <w:spacing w:line="360" w:lineRule="auto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描述</w:t>
            </w:r>
          </w:p>
        </w:tc>
      </w:tr>
      <w:tr w14:paraId="2B75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43937EEF">
            <w:pPr>
              <w:spacing w:line="360" w:lineRule="auto"/>
              <w:jc w:val="center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1</w:t>
            </w:r>
            <w:r>
              <w:rPr>
                <w:rFonts w:cs="Arial"/>
                <w:szCs w:val="21"/>
              </w:rPr>
              <w:t>/</w:t>
            </w:r>
            <w:r>
              <w:rPr>
                <w:rFonts w:hint="eastAsia" w:cs="Arial"/>
                <w:szCs w:val="21"/>
              </w:rPr>
              <w:t>立刻</w:t>
            </w:r>
          </w:p>
        </w:tc>
        <w:tc>
          <w:tcPr>
            <w:tcW w:w="6242" w:type="dxa"/>
            <w:shd w:val="clear" w:color="auto" w:fill="auto"/>
            <w:vAlign w:val="center"/>
          </w:tcPr>
          <w:p w14:paraId="40C0A0C0">
            <w:pPr>
              <w:spacing w:line="360" w:lineRule="auto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高优先级别。在产品生命周期某一阶段，必须马上解决。</w:t>
            </w:r>
          </w:p>
        </w:tc>
      </w:tr>
      <w:tr w14:paraId="7CB3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296730B">
            <w:pPr>
              <w:spacing w:line="360" w:lineRule="auto"/>
              <w:jc w:val="center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2/紧要</w:t>
            </w:r>
          </w:p>
        </w:tc>
        <w:tc>
          <w:tcPr>
            <w:tcW w:w="6242" w:type="dxa"/>
            <w:shd w:val="clear" w:color="auto" w:fill="auto"/>
            <w:vAlign w:val="center"/>
          </w:tcPr>
          <w:p w14:paraId="5C60D543">
            <w:pPr>
              <w:spacing w:line="360" w:lineRule="auto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中优先级别。在产品生命周期某一阶段，应该急需解决。</w:t>
            </w:r>
          </w:p>
        </w:tc>
      </w:tr>
      <w:tr w14:paraId="5547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26588EB8">
            <w:pPr>
              <w:spacing w:line="360" w:lineRule="auto"/>
              <w:jc w:val="center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3/重视</w:t>
            </w:r>
          </w:p>
        </w:tc>
        <w:tc>
          <w:tcPr>
            <w:tcW w:w="6242" w:type="dxa"/>
            <w:shd w:val="clear" w:color="auto" w:fill="auto"/>
            <w:vAlign w:val="center"/>
          </w:tcPr>
          <w:p w14:paraId="1B569960">
            <w:pPr>
              <w:spacing w:line="360" w:lineRule="auto"/>
              <w:rPr>
                <w:rFonts w:cs="Arial"/>
                <w:szCs w:val="21"/>
              </w:rPr>
            </w:pPr>
            <w:r>
              <w:rPr>
                <w:rFonts w:hint="eastAsia" w:cs="Arial"/>
                <w:szCs w:val="21"/>
              </w:rPr>
              <w:t>低优先级别。在产品生命周期某一阶段，允许情况下可以解决。</w:t>
            </w:r>
          </w:p>
        </w:tc>
      </w:tr>
      <w:tr w14:paraId="7AED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0ED39268">
            <w:pPr>
              <w:spacing w:line="360" w:lineRule="auto"/>
              <w:jc w:val="center"/>
              <w:rPr>
                <w:rFonts w:hint="eastAsia" w:cs="Arial"/>
                <w:szCs w:val="21"/>
              </w:rPr>
            </w:pPr>
            <w:r>
              <w:rPr>
                <w:rFonts w:hint="eastAsia" w:cs="Arial"/>
                <w:szCs w:val="21"/>
              </w:rPr>
              <w:t>4</w:t>
            </w:r>
            <w:r>
              <w:rPr>
                <w:rFonts w:cs="Arial"/>
                <w:szCs w:val="21"/>
              </w:rPr>
              <w:t>/</w:t>
            </w:r>
            <w:r>
              <w:rPr>
                <w:rFonts w:hint="eastAsia" w:cs="Arial"/>
                <w:szCs w:val="21"/>
              </w:rPr>
              <w:t>正常</w:t>
            </w:r>
          </w:p>
        </w:tc>
        <w:tc>
          <w:tcPr>
            <w:tcW w:w="6242" w:type="dxa"/>
            <w:shd w:val="clear" w:color="auto" w:fill="auto"/>
            <w:vAlign w:val="center"/>
          </w:tcPr>
          <w:p w14:paraId="3012BFAA">
            <w:pPr>
              <w:spacing w:line="360" w:lineRule="auto"/>
              <w:rPr>
                <w:rFonts w:hint="eastAsia" w:cs="Arial"/>
                <w:szCs w:val="21"/>
              </w:rPr>
            </w:pPr>
            <w:r>
              <w:rPr>
                <w:rFonts w:hint="eastAsia" w:cs="Arial"/>
                <w:szCs w:val="21"/>
              </w:rPr>
              <w:t>“正常处理”进入个人计划解决，不影响需求实现。</w:t>
            </w:r>
          </w:p>
        </w:tc>
      </w:tr>
    </w:tbl>
    <w:p w14:paraId="47993246">
      <w:pPr>
        <w:pStyle w:val="3"/>
        <w:numPr>
          <w:numId w:val="2"/>
        </w:numPr>
        <w:tabs>
          <w:tab w:val="clear" w:pos="576"/>
        </w:tabs>
        <w:ind w:left="567" w:hanging="567"/>
        <w:rPr>
          <w:rFonts w:hint="eastAsia"/>
          <w:u w:val="none"/>
        </w:rPr>
      </w:pPr>
      <w:del w:id="516" w:author="徐蕾娜" w:date="2025-11-10T10:19:02Z">
        <w:bookmarkStart w:id="59" w:name="_Toc21715289"/>
        <w:r>
          <w:rPr>
            <w:rFonts w:hint="eastAsia"/>
            <w:u w:val="none"/>
          </w:rPr>
          <w:delText xml:space="preserve"> </w:delText>
        </w:r>
      </w:del>
      <w:bookmarkStart w:id="60" w:name="_Toc10255"/>
      <w:bookmarkStart w:id="61" w:name="_Toc16537"/>
      <w:bookmarkStart w:id="62" w:name="_Toc18550"/>
      <w:r>
        <w:rPr>
          <w:rFonts w:hint="eastAsia"/>
          <w:u w:val="none"/>
        </w:rPr>
        <w:t>缺陷的状态</w:t>
      </w:r>
      <w:bookmarkEnd w:id="59"/>
      <w:bookmarkEnd w:id="60"/>
      <w:bookmarkEnd w:id="61"/>
      <w:bookmarkEnd w:id="62"/>
    </w:p>
    <w:tbl>
      <w:tblPr>
        <w:tblStyle w:val="31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555"/>
        <w:gridCol w:w="6804"/>
      </w:tblGrid>
      <w:tr w14:paraId="2C30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555" w:type="dxa"/>
            <w:shd w:val="clear" w:color="auto" w:fill="BFBFBF"/>
          </w:tcPr>
          <w:p w14:paraId="35FF081E">
            <w:pPr>
              <w:spacing w:line="360" w:lineRule="auto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缺陷状态</w:t>
            </w:r>
          </w:p>
        </w:tc>
        <w:tc>
          <w:tcPr>
            <w:tcW w:w="6804" w:type="dxa"/>
            <w:shd w:val="clear" w:color="auto" w:fill="BFBFBF"/>
          </w:tcPr>
          <w:p w14:paraId="06D1E472">
            <w:pPr>
              <w:spacing w:line="360" w:lineRule="auto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描述</w:t>
            </w:r>
          </w:p>
        </w:tc>
      </w:tr>
      <w:tr w14:paraId="727C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555" w:type="dxa"/>
            <w:shd w:val="clear" w:color="auto" w:fill="auto"/>
          </w:tcPr>
          <w:p w14:paraId="17AC0BD1">
            <w:pPr>
              <w:spacing w:line="360" w:lineRule="auto"/>
              <w:ind w:firstLine="48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激活</w:t>
            </w:r>
          </w:p>
        </w:tc>
        <w:tc>
          <w:tcPr>
            <w:tcW w:w="6804" w:type="dxa"/>
            <w:shd w:val="clear" w:color="auto" w:fill="auto"/>
          </w:tcPr>
          <w:p w14:paraId="4C627A01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在创建缺陷时</w:t>
            </w:r>
          </w:p>
        </w:tc>
      </w:tr>
      <w:tr w14:paraId="76E7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555" w:type="dxa"/>
            <w:shd w:val="clear" w:color="auto" w:fill="auto"/>
          </w:tcPr>
          <w:p w14:paraId="632732CF">
            <w:pPr>
              <w:spacing w:line="360" w:lineRule="auto"/>
              <w:ind w:firstLine="48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已解决</w:t>
            </w:r>
          </w:p>
        </w:tc>
        <w:tc>
          <w:tcPr>
            <w:tcW w:w="6804" w:type="dxa"/>
            <w:shd w:val="clear" w:color="auto" w:fill="auto"/>
          </w:tcPr>
          <w:p w14:paraId="5F63EED2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缺陷中的问题已经被解决</w:t>
            </w:r>
          </w:p>
        </w:tc>
      </w:tr>
      <w:tr w14:paraId="169FF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555" w:type="dxa"/>
            <w:shd w:val="clear" w:color="auto" w:fill="auto"/>
          </w:tcPr>
          <w:p w14:paraId="48856194">
            <w:pPr>
              <w:spacing w:line="360" w:lineRule="auto"/>
              <w:ind w:firstLine="48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已关闭</w:t>
            </w:r>
          </w:p>
        </w:tc>
        <w:tc>
          <w:tcPr>
            <w:tcW w:w="6804" w:type="dxa"/>
            <w:shd w:val="clear" w:color="auto" w:fill="auto"/>
          </w:tcPr>
          <w:p w14:paraId="4CF91973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验证问题已经被解决，</w:t>
            </w:r>
            <w:r>
              <w:rPr>
                <w:rFonts w:ascii="宋体" w:hAnsi="宋体"/>
                <w:szCs w:val="21"/>
              </w:rPr>
              <w:t>CCB</w:t>
            </w:r>
            <w:r>
              <w:rPr>
                <w:rFonts w:hint="eastAsia" w:ascii="宋体" w:hAnsi="宋体"/>
                <w:szCs w:val="21"/>
              </w:rPr>
              <w:t>最终评审，确认缺陷关闭</w:t>
            </w:r>
          </w:p>
        </w:tc>
      </w:tr>
    </w:tbl>
    <w:p w14:paraId="629A8631">
      <w:pPr>
        <w:pStyle w:val="3"/>
        <w:numPr>
          <w:numId w:val="2"/>
        </w:numPr>
        <w:tabs>
          <w:tab w:val="clear" w:pos="576"/>
        </w:tabs>
        <w:ind w:left="567" w:hanging="567"/>
        <w:rPr>
          <w:rFonts w:hint="eastAsia"/>
          <w:u w:val="none"/>
        </w:rPr>
      </w:pPr>
      <w:bookmarkStart w:id="63" w:name="_Toc29533"/>
      <w:bookmarkStart w:id="64" w:name="_Toc31632"/>
      <w:bookmarkStart w:id="65" w:name="_Toc22942"/>
      <w:r>
        <w:rPr>
          <w:rFonts w:hint="eastAsia"/>
          <w:u w:val="none"/>
        </w:rPr>
        <w:t>缺陷管理流程</w:t>
      </w:r>
      <w:bookmarkEnd w:id="63"/>
      <w:bookmarkEnd w:id="64"/>
      <w:bookmarkEnd w:id="65"/>
    </w:p>
    <w:p w14:paraId="7AD6ABE7">
      <w:pPr>
        <w:pStyle w:val="4"/>
        <w:numPr>
          <w:numId w:val="2"/>
        </w:numPr>
        <w:tabs>
          <w:tab w:val="clear" w:pos="1288"/>
        </w:tabs>
        <w:ind w:left="709" w:hanging="709"/>
        <w:rPr>
          <w:ins w:id="517" w:author="徐蕾娜" w:date="2025-06-20T11:56:55Z"/>
          <w:rFonts w:hint="eastAsia"/>
          <w:b/>
          <w:bCs/>
          <w:sz w:val="28"/>
          <w:szCs w:val="32"/>
        </w:rPr>
      </w:pPr>
      <w:ins w:id="518" w:author="徐蕾娜" w:date="2025-06-20T11:57:06Z">
        <w:bookmarkStart w:id="66" w:name="_Toc8986"/>
        <w:bookmarkStart w:id="67" w:name="_Toc8859"/>
        <w:bookmarkStart w:id="68" w:name="_Toc20609"/>
        <w:bookmarkStart w:id="69" w:name="_Toc280108368"/>
        <w:r>
          <w:rPr>
            <w:rFonts w:hint="eastAsia"/>
            <w:b/>
            <w:bCs/>
            <w:sz w:val="28"/>
            <w:szCs w:val="32"/>
            <w:lang w:val="en-US" w:eastAsia="zh-CN"/>
          </w:rPr>
          <w:t>上市</w:t>
        </w:r>
      </w:ins>
      <w:ins w:id="519" w:author="徐蕾娜" w:date="2025-06-20T11:57:19Z">
        <w:r>
          <w:rPr>
            <w:rFonts w:hint="eastAsia"/>
            <w:b/>
            <w:bCs/>
            <w:sz w:val="28"/>
            <w:szCs w:val="32"/>
            <w:lang w:val="en-US" w:eastAsia="zh-CN"/>
          </w:rPr>
          <w:t>前</w:t>
        </w:r>
      </w:ins>
      <w:ins w:id="520" w:author="徐蕾娜" w:date="2025-06-20T11:57:22Z">
        <w:r>
          <w:rPr>
            <w:rFonts w:hint="eastAsia"/>
            <w:b/>
            <w:bCs/>
            <w:sz w:val="28"/>
            <w:szCs w:val="32"/>
            <w:lang w:val="en-US" w:eastAsia="zh-CN"/>
          </w:rPr>
          <w:t>缺陷的</w:t>
        </w:r>
      </w:ins>
      <w:ins w:id="521" w:author="徐蕾娜" w:date="2025-06-20T11:57:24Z">
        <w:r>
          <w:rPr>
            <w:rFonts w:hint="eastAsia"/>
            <w:b/>
            <w:bCs/>
            <w:sz w:val="28"/>
            <w:szCs w:val="32"/>
            <w:lang w:val="en-US" w:eastAsia="zh-CN"/>
          </w:rPr>
          <w:t>管理</w:t>
        </w:r>
        <w:bookmarkEnd w:id="66"/>
        <w:bookmarkEnd w:id="67"/>
      </w:ins>
    </w:p>
    <w:p w14:paraId="1FC2A330">
      <w:pPr>
        <w:pStyle w:val="5"/>
        <w:numPr>
          <w:numId w:val="2"/>
        </w:numPr>
        <w:tabs>
          <w:tab w:val="clear" w:pos="1290"/>
        </w:tabs>
        <w:ind w:left="850" w:hanging="850"/>
        <w:rPr>
          <w:rFonts w:hint="eastAsia"/>
          <w:b/>
          <w:bCs/>
          <w:sz w:val="28"/>
          <w:szCs w:val="22"/>
        </w:rPr>
      </w:pPr>
      <w:bookmarkStart w:id="70" w:name="_Toc12153"/>
      <w:bookmarkStart w:id="71" w:name="_Toc22194"/>
      <w:r>
        <w:rPr>
          <w:rFonts w:hint="default"/>
          <w:b/>
          <w:bCs/>
          <w:sz w:val="28"/>
          <w:szCs w:val="22"/>
        </w:rPr>
        <w:t>缺陷的新增</w:t>
      </w:r>
      <w:bookmarkEnd w:id="68"/>
      <w:bookmarkEnd w:id="70"/>
      <w:bookmarkEnd w:id="71"/>
    </w:p>
    <w:p w14:paraId="107BCB89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发现问题应及时提交缺陷。</w:t>
      </w:r>
    </w:p>
    <w:p w14:paraId="79AB259D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在提交过程中应客观，准确，全面的描述缺陷，必须填写的内容有：</w:t>
      </w:r>
      <w:r>
        <w:rPr>
          <w:rFonts w:ascii="宋体" w:hAnsi="宋体"/>
        </w:rPr>
        <w:t>名称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描述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可重复性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关联的问题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问题类型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严重性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优先级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缺陷类别</w:t>
      </w:r>
      <w:r>
        <w:rPr>
          <w:rFonts w:hint="eastAsia" w:ascii="宋体" w:hAnsi="宋体"/>
        </w:rPr>
        <w:t>，在描述中详细说明缺陷发生的场景、操作步骤，并明确预期结果等。</w:t>
      </w:r>
    </w:p>
    <w:p w14:paraId="72C4E848">
      <w:pPr>
        <w:pStyle w:val="5"/>
        <w:numPr>
          <w:numId w:val="2"/>
        </w:numPr>
        <w:tabs>
          <w:tab w:val="clear" w:pos="1290"/>
        </w:tabs>
        <w:ind w:left="850" w:hanging="850"/>
        <w:rPr>
          <w:b/>
          <w:bCs/>
          <w:sz w:val="28"/>
          <w:szCs w:val="22"/>
        </w:rPr>
      </w:pPr>
      <w:bookmarkStart w:id="72" w:name="_Toc20482"/>
      <w:bookmarkStart w:id="73" w:name="_Toc7310"/>
      <w:bookmarkStart w:id="74" w:name="_Toc16374"/>
      <w:r>
        <w:rPr>
          <w:rFonts w:hint="default"/>
          <w:b/>
          <w:bCs/>
          <w:sz w:val="28"/>
          <w:szCs w:val="22"/>
        </w:rPr>
        <w:t>缺陷的评估</w:t>
      </w:r>
      <w:bookmarkEnd w:id="72"/>
      <w:bookmarkEnd w:id="73"/>
      <w:bookmarkEnd w:id="74"/>
    </w:p>
    <w:p w14:paraId="531C2C4A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提交者如能确认解决者，可直接将缺陷指派给相关人员处理，如不确定，可通过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CB进行指派。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CB接收到新建缺陷时需评估优先级和重要度后转给相关人员处理，并将状态改成处理状态，如识别为风险问题，需明确标识，风险人员确认是否已经识别进风险分析中。</w:t>
      </w:r>
    </w:p>
    <w:p w14:paraId="7B95E5F4">
      <w:pPr>
        <w:pStyle w:val="5"/>
        <w:numPr>
          <w:numId w:val="2"/>
        </w:numPr>
        <w:tabs>
          <w:tab w:val="clear" w:pos="1290"/>
        </w:tabs>
        <w:ind w:left="850" w:hanging="850"/>
        <w:rPr>
          <w:b/>
          <w:bCs/>
          <w:sz w:val="28"/>
          <w:szCs w:val="22"/>
        </w:rPr>
      </w:pPr>
      <w:bookmarkStart w:id="75" w:name="_Toc12261"/>
      <w:bookmarkStart w:id="76" w:name="_Toc20591"/>
      <w:bookmarkStart w:id="77" w:name="_Toc7038"/>
      <w:r>
        <w:rPr>
          <w:rFonts w:hint="default"/>
          <w:b/>
          <w:bCs/>
          <w:sz w:val="28"/>
          <w:szCs w:val="22"/>
        </w:rPr>
        <w:t>缺陷的解决</w:t>
      </w:r>
      <w:bookmarkEnd w:id="75"/>
      <w:bookmarkEnd w:id="76"/>
      <w:bookmarkEnd w:id="77"/>
    </w:p>
    <w:p w14:paraId="47386DBE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当研发人员或其他处理者解决完后，需填写清楚问题原因，解决方案，解决版本，和建议验证方案，并转给测试人员或缺陷提出者验证，并将状态改成解决状态。当问题存在有多人解决，可新建缺陷并明确需要解决的问题，给到相关人员；也可以将能解决的问题完成后转给其他人员，转给其他人员时也需填写问题原因，解决方案，和建议验证方案，状态保持不变。如存在缺陷处理者对缺陷本身有疑问或认为不是问题，可将缺陷转给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CB，并说明原因。基于严重缺陷及复杂问题，需确认是否涉及其它模块或功能的修改，需解决方案中描写清楚，并给</w:t>
      </w:r>
      <w:r>
        <w:rPr>
          <w:rFonts w:hint="eastAsia" w:ascii="宋体" w:hAnsi="宋体"/>
          <w:lang w:val="en-US" w:eastAsia="zh-CN"/>
        </w:rPr>
        <w:t>出</w:t>
      </w:r>
      <w:r>
        <w:rPr>
          <w:rFonts w:hint="eastAsia" w:ascii="宋体" w:hAnsi="宋体"/>
        </w:rPr>
        <w:t>建议测试方案。</w:t>
      </w:r>
    </w:p>
    <w:p w14:paraId="53B43149">
      <w:pPr>
        <w:pStyle w:val="5"/>
        <w:numPr>
          <w:numId w:val="2"/>
        </w:numPr>
        <w:tabs>
          <w:tab w:val="clear" w:pos="1290"/>
        </w:tabs>
        <w:ind w:left="850" w:hanging="850"/>
        <w:rPr>
          <w:b/>
          <w:bCs/>
          <w:sz w:val="28"/>
          <w:szCs w:val="22"/>
        </w:rPr>
      </w:pPr>
      <w:bookmarkStart w:id="78" w:name="_Toc29319"/>
      <w:bookmarkStart w:id="79" w:name="_Toc9355"/>
      <w:bookmarkStart w:id="80" w:name="_Toc2843"/>
      <w:r>
        <w:rPr>
          <w:rFonts w:hint="default"/>
          <w:b/>
          <w:bCs/>
          <w:sz w:val="28"/>
          <w:szCs w:val="22"/>
        </w:rPr>
        <w:t>缺陷的验证</w:t>
      </w:r>
      <w:bookmarkEnd w:id="78"/>
      <w:bookmarkEnd w:id="79"/>
      <w:bookmarkEnd w:id="80"/>
    </w:p>
    <w:p w14:paraId="35691711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验证人员根据解决信息进行验证，如涉及其它模块或功能，一并进行验证，验证完成后，验证通过，转给CCB，填写验证证据，并给出结论，将状态改成关闭。验证不通过，转给处理者重新解决，并将状态改成激活状态。</w:t>
      </w:r>
    </w:p>
    <w:p w14:paraId="756BF614">
      <w:pPr>
        <w:pStyle w:val="5"/>
        <w:numPr>
          <w:numId w:val="2"/>
        </w:numPr>
        <w:tabs>
          <w:tab w:val="clear" w:pos="1290"/>
        </w:tabs>
        <w:ind w:left="850" w:hanging="850"/>
        <w:rPr>
          <w:b/>
          <w:bCs/>
          <w:sz w:val="28"/>
          <w:szCs w:val="22"/>
        </w:rPr>
      </w:pPr>
      <w:bookmarkStart w:id="81" w:name="_Toc20318"/>
      <w:bookmarkStart w:id="82" w:name="_Toc29054"/>
      <w:bookmarkStart w:id="83" w:name="_Toc7450"/>
      <w:r>
        <w:rPr>
          <w:rFonts w:hint="default"/>
          <w:b/>
          <w:bCs/>
          <w:sz w:val="28"/>
          <w:szCs w:val="22"/>
        </w:rPr>
        <w:t>缺陷的关闭</w:t>
      </w:r>
      <w:bookmarkEnd w:id="81"/>
      <w:bookmarkEnd w:id="82"/>
      <w:bookmarkEnd w:id="83"/>
    </w:p>
    <w:p w14:paraId="3C60824F">
      <w:pPr>
        <w:ind w:firstLine="420"/>
        <w:rPr>
          <w:ins w:id="522" w:author="徐蕾娜" w:date="2025-06-20T13:33:36Z"/>
          <w:rFonts w:hint="eastAsia" w:ascii="宋体" w:hAnsi="宋体"/>
        </w:rPr>
      </w:pPr>
      <w:r>
        <w:rPr>
          <w:rFonts w:ascii="宋体" w:hAnsi="宋体"/>
        </w:rPr>
        <w:t>C</w:t>
      </w:r>
      <w:r>
        <w:rPr>
          <w:rFonts w:hint="eastAsia" w:ascii="宋体" w:hAnsi="宋体"/>
        </w:rPr>
        <w:t>CB处理验证状态的缺陷时确认解决验证是否充分，如符合本制度，可进行关闭，将状态更新</w:t>
      </w:r>
      <w:r>
        <w:rPr>
          <w:rFonts w:hint="eastAsia" w:ascii="宋体" w:hAnsi="宋体"/>
          <w:lang w:val="en-US" w:eastAsia="zh-CN"/>
        </w:rPr>
        <w:t>为</w:t>
      </w:r>
      <w:r>
        <w:rPr>
          <w:rFonts w:hint="eastAsia" w:ascii="宋体" w:hAnsi="宋体"/>
        </w:rPr>
        <w:t>关闭。如评估发现缺陷处理、验证不充分，可转给相关人员重新处理，并将更新对应的状态。</w:t>
      </w:r>
    </w:p>
    <w:p w14:paraId="0F3DF6A6">
      <w:pPr>
        <w:pStyle w:val="4"/>
        <w:numPr>
          <w:numId w:val="2"/>
        </w:numPr>
        <w:tabs>
          <w:tab w:val="clear" w:pos="1288"/>
        </w:tabs>
        <w:spacing w:after="0"/>
        <w:ind w:left="709" w:hanging="709"/>
        <w:rPr>
          <w:ins w:id="523" w:author="徐蕾娜" w:date="2025-06-20T13:33:54Z"/>
          <w:rFonts w:hint="eastAsia"/>
          <w:b/>
          <w:bCs/>
          <w:sz w:val="28"/>
          <w:szCs w:val="32"/>
        </w:rPr>
      </w:pPr>
      <w:ins w:id="524" w:author="徐蕾娜" w:date="2025-06-20T13:33:54Z">
        <w:bookmarkStart w:id="84" w:name="_Toc14997"/>
        <w:bookmarkStart w:id="85" w:name="_Toc20040"/>
        <w:r>
          <w:rPr>
            <w:rFonts w:hint="eastAsia"/>
            <w:b/>
            <w:bCs/>
            <w:sz w:val="28"/>
            <w:szCs w:val="32"/>
            <w:lang w:val="en-US" w:eastAsia="zh-CN"/>
          </w:rPr>
          <w:t>上市</w:t>
        </w:r>
      </w:ins>
      <w:ins w:id="525" w:author="徐蕾娜" w:date="2025-06-20T13:33:58Z">
        <w:r>
          <w:rPr>
            <w:rFonts w:hint="eastAsia"/>
            <w:b/>
            <w:bCs/>
            <w:sz w:val="28"/>
            <w:szCs w:val="32"/>
            <w:lang w:val="en-US" w:eastAsia="zh-CN"/>
          </w:rPr>
          <w:t>后</w:t>
        </w:r>
      </w:ins>
      <w:ins w:id="526" w:author="徐蕾娜" w:date="2025-06-20T13:33:54Z">
        <w:r>
          <w:rPr>
            <w:rFonts w:hint="eastAsia"/>
            <w:b/>
            <w:bCs/>
            <w:sz w:val="28"/>
            <w:szCs w:val="32"/>
            <w:lang w:val="en-US" w:eastAsia="zh-CN"/>
          </w:rPr>
          <w:t>缺陷的管理</w:t>
        </w:r>
        <w:bookmarkEnd w:id="84"/>
        <w:bookmarkEnd w:id="85"/>
      </w:ins>
    </w:p>
    <w:p w14:paraId="6B3C1AE6">
      <w:pPr>
        <w:pStyle w:val="5"/>
        <w:numPr>
          <w:numId w:val="2"/>
        </w:numPr>
        <w:tabs>
          <w:tab w:val="clear" w:pos="1290"/>
        </w:tabs>
        <w:ind w:left="850" w:hanging="850"/>
        <w:rPr>
          <w:ins w:id="527" w:author="徐蕾娜" w:date="2025-06-20T13:34:54Z"/>
          <w:rFonts w:hint="eastAsia"/>
        </w:rPr>
      </w:pPr>
      <w:ins w:id="528" w:author="徐蕾娜" w:date="2025-06-20T13:35:12Z">
        <w:bookmarkStart w:id="86" w:name="_Toc25574"/>
        <w:bookmarkStart w:id="87" w:name="_Toc10283"/>
        <w:r>
          <w:rPr>
            <w:rFonts w:hint="eastAsia"/>
            <w:lang w:val="en-US" w:eastAsia="zh-CN"/>
          </w:rPr>
          <w:t>缺陷</w:t>
        </w:r>
      </w:ins>
      <w:ins w:id="529" w:author="徐蕾娜" w:date="2025-06-20T13:35:14Z">
        <w:r>
          <w:rPr>
            <w:rFonts w:hint="eastAsia"/>
            <w:lang w:val="en-US" w:eastAsia="zh-CN"/>
          </w:rPr>
          <w:t>发现</w:t>
        </w:r>
      </w:ins>
      <w:ins w:id="530" w:author="徐蕾娜" w:date="2025-06-20T13:35:15Z">
        <w:r>
          <w:rPr>
            <w:rFonts w:hint="eastAsia"/>
            <w:lang w:val="en-US" w:eastAsia="zh-CN"/>
          </w:rPr>
          <w:t>与</w:t>
        </w:r>
      </w:ins>
      <w:ins w:id="531" w:author="徐蕾娜" w:date="2025-06-20T13:35:16Z">
        <w:r>
          <w:rPr>
            <w:rFonts w:hint="eastAsia"/>
            <w:lang w:val="en-US" w:eastAsia="zh-CN"/>
          </w:rPr>
          <w:t>收集</w:t>
        </w:r>
        <w:bookmarkEnd w:id="86"/>
        <w:bookmarkEnd w:id="87"/>
      </w:ins>
    </w:p>
    <w:p w14:paraId="0113C311">
      <w:pPr>
        <w:ind w:firstLine="420"/>
        <w:rPr>
          <w:ins w:id="532" w:author="徐蕾娜" w:date="2025-06-20T13:37:16Z"/>
          <w:rFonts w:hint="eastAsia" w:ascii="宋体" w:hAnsi="宋体"/>
        </w:rPr>
      </w:pPr>
      <w:ins w:id="533" w:author="徐蕾娜" w:date="2025-06-20T13:35:38Z">
        <w:r>
          <w:rPr>
            <w:rFonts w:hint="eastAsia" w:ascii="宋体" w:hAnsi="宋体"/>
          </w:rPr>
          <w:t>通过多渠道收集上市后软件缺陷信息，包括用户反馈（如医院临床使用人员、患者）、客服热线、官方网站反馈平台、应用商店评论区；不良事件监测系统上报；定期的软件运行日志分析；市场调研及用户回访结果。</w:t>
        </w:r>
      </w:ins>
      <w:ins w:id="534" w:author="徐蕾娜" w:date="2025-06-20T13:36:52Z">
        <w:r>
          <w:rPr>
            <w:rFonts w:hint="eastAsia" w:ascii="宋体" w:hAnsi="宋体"/>
            <w:lang w:val="en-US" w:eastAsia="zh-CN"/>
          </w:rPr>
          <w:t>使用《</w:t>
        </w:r>
      </w:ins>
      <w:ins w:id="535" w:author="徐蕾娜" w:date="2025-06-20T13:36:54Z">
        <w:r>
          <w:rPr>
            <w:rFonts w:hint="eastAsia" w:ascii="宋体" w:hAnsi="宋体"/>
            <w:lang w:val="en-US" w:eastAsia="zh-CN"/>
          </w:rPr>
          <w:t>缺陷</w:t>
        </w:r>
      </w:ins>
      <w:ins w:id="536" w:author="徐蕾娜" w:date="2025-06-20T13:36:55Z">
        <w:r>
          <w:rPr>
            <w:rFonts w:hint="eastAsia" w:ascii="宋体" w:hAnsi="宋体"/>
            <w:lang w:val="en-US" w:eastAsia="zh-CN"/>
          </w:rPr>
          <w:t>记录表</w:t>
        </w:r>
      </w:ins>
      <w:ins w:id="537" w:author="徐蕾娜" w:date="2025-06-20T13:36:56Z">
        <w:r>
          <w:rPr>
            <w:rFonts w:hint="eastAsia" w:ascii="宋体" w:hAnsi="宋体"/>
            <w:lang w:val="en-US" w:eastAsia="zh-CN"/>
          </w:rPr>
          <w:t>》</w:t>
        </w:r>
      </w:ins>
      <w:ins w:id="538" w:author="徐蕾娜" w:date="2025-06-20T13:36:48Z">
        <w:r>
          <w:rPr>
            <w:rFonts w:hint="eastAsia" w:ascii="宋体" w:hAnsi="宋体"/>
          </w:rPr>
          <w:t>详细记录缺陷发现时间、发现者信息、软件使用版本号（X.Y.Z.B）、使用环境（硬件配置、操作系统版本等）、缺陷具体描述（操作步骤、实际结果、预期结果）、是否造成不良事件及影响程度等内容。</w:t>
        </w:r>
      </w:ins>
    </w:p>
    <w:p w14:paraId="1768E01C">
      <w:pPr>
        <w:pStyle w:val="5"/>
        <w:numPr>
          <w:numId w:val="2"/>
        </w:numPr>
        <w:tabs>
          <w:tab w:val="clear" w:pos="1290"/>
        </w:tabs>
        <w:spacing w:after="0"/>
        <w:ind w:left="850" w:hanging="850"/>
        <w:rPr>
          <w:ins w:id="539" w:author="徐蕾娜" w:date="2025-06-20T13:37:25Z"/>
          <w:rFonts w:hint="eastAsia"/>
        </w:rPr>
      </w:pPr>
      <w:ins w:id="540" w:author="徐蕾娜" w:date="2025-06-20T13:37:25Z">
        <w:bookmarkStart w:id="88" w:name="_Toc5763"/>
        <w:bookmarkStart w:id="89" w:name="_Toc10604"/>
        <w:r>
          <w:rPr>
            <w:rFonts w:hint="eastAsia"/>
            <w:lang w:val="en-US" w:eastAsia="zh-CN"/>
          </w:rPr>
          <w:t>缺陷</w:t>
        </w:r>
      </w:ins>
      <w:ins w:id="541" w:author="徐蕾娜" w:date="2025-06-20T13:37:40Z">
        <w:r>
          <w:rPr>
            <w:rFonts w:hint="eastAsia"/>
            <w:lang w:val="en-US" w:eastAsia="zh-CN"/>
          </w:rPr>
          <w:t>评估</w:t>
        </w:r>
      </w:ins>
      <w:ins w:id="542" w:author="徐蕾娜" w:date="2025-06-20T13:37:41Z">
        <w:r>
          <w:rPr>
            <w:rFonts w:hint="eastAsia"/>
            <w:lang w:val="en-US" w:eastAsia="zh-CN"/>
          </w:rPr>
          <w:t>与</w:t>
        </w:r>
      </w:ins>
      <w:ins w:id="543" w:author="徐蕾娜" w:date="2025-06-20T13:37:43Z">
        <w:r>
          <w:rPr>
            <w:rFonts w:hint="eastAsia"/>
            <w:lang w:val="en-US" w:eastAsia="zh-CN"/>
          </w:rPr>
          <w:t>上报</w:t>
        </w:r>
        <w:bookmarkEnd w:id="88"/>
        <w:bookmarkEnd w:id="89"/>
      </w:ins>
    </w:p>
    <w:p w14:paraId="30D82CD1">
      <w:pPr>
        <w:ind w:firstLine="420"/>
        <w:rPr>
          <w:ins w:id="544" w:author="徐蕾娜" w:date="2025-06-20T14:23:07Z"/>
          <w:rFonts w:hint="eastAsia" w:ascii="宋体" w:hAnsi="宋体"/>
          <w:lang w:val="en-US" w:eastAsia="zh-CN"/>
        </w:rPr>
      </w:pPr>
      <w:ins w:id="545" w:author="徐蕾娜" w:date="2025-06-20T14:13:15Z">
        <w:r>
          <w:rPr>
            <w:rFonts w:hint="eastAsia" w:ascii="宋体" w:hAnsi="宋体"/>
            <w:lang w:val="en-US" w:eastAsia="zh-CN"/>
          </w:rPr>
          <w:t>由</w:t>
        </w:r>
      </w:ins>
      <w:ins w:id="546" w:author="徐蕾娜" w:date="2025-06-20T14:13:18Z">
        <w:r>
          <w:rPr>
            <w:rFonts w:hint="eastAsia" w:ascii="宋体" w:hAnsi="宋体"/>
            <w:lang w:val="en-US" w:eastAsia="zh-CN"/>
          </w:rPr>
          <w:t>销售部</w:t>
        </w:r>
      </w:ins>
      <w:ins w:id="547" w:author="徐蕾娜" w:date="2025-06-20T14:13:22Z">
        <w:r>
          <w:rPr>
            <w:rFonts w:hint="eastAsia" w:ascii="宋体" w:hAnsi="宋体"/>
            <w:lang w:val="en-US" w:eastAsia="zh-CN"/>
          </w:rPr>
          <w:t>对</w:t>
        </w:r>
      </w:ins>
      <w:ins w:id="548" w:author="徐蕾娜" w:date="2025-06-20T14:13:24Z">
        <w:r>
          <w:rPr>
            <w:rFonts w:hint="eastAsia" w:ascii="宋体" w:hAnsi="宋体"/>
            <w:lang w:val="en-US" w:eastAsia="zh-CN"/>
          </w:rPr>
          <w:t>收集</w:t>
        </w:r>
      </w:ins>
      <w:ins w:id="549" w:author="徐蕾娜" w:date="2025-06-20T14:13:25Z">
        <w:r>
          <w:rPr>
            <w:rFonts w:hint="eastAsia" w:ascii="宋体" w:hAnsi="宋体"/>
            <w:lang w:val="en-US" w:eastAsia="zh-CN"/>
          </w:rPr>
          <w:t>到的</w:t>
        </w:r>
      </w:ins>
      <w:ins w:id="550" w:author="徐蕾娜" w:date="2025-06-20T14:13:27Z">
        <w:r>
          <w:rPr>
            <w:rFonts w:hint="eastAsia" w:ascii="宋体" w:hAnsi="宋体"/>
            <w:lang w:val="en-US" w:eastAsia="zh-CN"/>
          </w:rPr>
          <w:t>缺陷</w:t>
        </w:r>
      </w:ins>
      <w:ins w:id="551" w:author="徐蕾娜" w:date="2025-06-20T14:13:28Z">
        <w:r>
          <w:rPr>
            <w:rFonts w:hint="eastAsia" w:ascii="宋体" w:hAnsi="宋体"/>
            <w:lang w:val="en-US" w:eastAsia="zh-CN"/>
          </w:rPr>
          <w:t>信息</w:t>
        </w:r>
      </w:ins>
      <w:ins w:id="552" w:author="徐蕾娜" w:date="2025-06-20T14:13:29Z">
        <w:r>
          <w:rPr>
            <w:rFonts w:hint="eastAsia" w:ascii="宋体" w:hAnsi="宋体"/>
            <w:lang w:val="en-US" w:eastAsia="zh-CN"/>
          </w:rPr>
          <w:t>进行</w:t>
        </w:r>
      </w:ins>
      <w:ins w:id="553" w:author="徐蕾娜" w:date="2025-06-20T14:13:30Z">
        <w:r>
          <w:rPr>
            <w:rFonts w:hint="eastAsia" w:ascii="宋体" w:hAnsi="宋体"/>
            <w:lang w:val="en-US" w:eastAsia="zh-CN"/>
          </w:rPr>
          <w:t>初步</w:t>
        </w:r>
      </w:ins>
      <w:ins w:id="554" w:author="徐蕾娜" w:date="2025-06-20T14:13:35Z">
        <w:r>
          <w:rPr>
            <w:rFonts w:hint="eastAsia" w:ascii="宋体" w:hAnsi="宋体"/>
            <w:lang w:val="en-US" w:eastAsia="zh-CN"/>
          </w:rPr>
          <w:t>评估</w:t>
        </w:r>
      </w:ins>
      <w:ins w:id="555" w:author="徐蕾娜" w:date="2025-06-20T14:13:36Z">
        <w:r>
          <w:rPr>
            <w:rFonts w:hint="eastAsia" w:ascii="宋体" w:hAnsi="宋体"/>
            <w:lang w:val="en-US" w:eastAsia="zh-CN"/>
          </w:rPr>
          <w:t>，</w:t>
        </w:r>
      </w:ins>
      <w:ins w:id="556" w:author="徐蕾娜" w:date="2025-06-20T14:13:38Z">
        <w:r>
          <w:rPr>
            <w:rFonts w:hint="eastAsia" w:ascii="宋体" w:hAnsi="宋体"/>
            <w:lang w:val="en-US" w:eastAsia="zh-CN"/>
          </w:rPr>
          <w:t>判断</w:t>
        </w:r>
      </w:ins>
      <w:ins w:id="557" w:author="徐蕾娜" w:date="2025-06-20T14:13:40Z">
        <w:r>
          <w:rPr>
            <w:rFonts w:hint="eastAsia" w:ascii="宋体" w:hAnsi="宋体"/>
            <w:lang w:val="en-US" w:eastAsia="zh-CN"/>
          </w:rPr>
          <w:t>缺陷</w:t>
        </w:r>
      </w:ins>
      <w:ins w:id="558" w:author="徐蕾娜" w:date="2025-06-20T14:13:41Z">
        <w:r>
          <w:rPr>
            <w:rFonts w:hint="eastAsia" w:ascii="宋体" w:hAnsi="宋体"/>
            <w:lang w:val="en-US" w:eastAsia="zh-CN"/>
          </w:rPr>
          <w:t>的</w:t>
        </w:r>
      </w:ins>
      <w:ins w:id="559" w:author="徐蕾娜" w:date="2025-06-20T14:13:44Z">
        <w:r>
          <w:rPr>
            <w:rFonts w:hint="eastAsia" w:ascii="宋体" w:hAnsi="宋体"/>
            <w:lang w:val="en-US" w:eastAsia="zh-CN"/>
          </w:rPr>
          <w:t>真实性</w:t>
        </w:r>
      </w:ins>
      <w:ins w:id="560" w:author="徐蕾娜" w:date="2025-06-20T14:13:45Z">
        <w:r>
          <w:rPr>
            <w:rFonts w:hint="eastAsia" w:ascii="宋体" w:hAnsi="宋体"/>
            <w:lang w:val="en-US" w:eastAsia="zh-CN"/>
          </w:rPr>
          <w:t>、</w:t>
        </w:r>
      </w:ins>
      <w:ins w:id="561" w:author="徐蕾娜" w:date="2025-06-20T14:13:49Z">
        <w:r>
          <w:rPr>
            <w:rFonts w:hint="eastAsia" w:ascii="宋体" w:hAnsi="宋体"/>
            <w:lang w:val="en-US" w:eastAsia="zh-CN"/>
          </w:rPr>
          <w:t>可重复性</w:t>
        </w:r>
      </w:ins>
      <w:ins w:id="562" w:author="徐蕾娜" w:date="2025-06-20T14:13:51Z">
        <w:r>
          <w:rPr>
            <w:rFonts w:hint="eastAsia" w:ascii="宋体" w:hAnsi="宋体"/>
            <w:lang w:val="en-US" w:eastAsia="zh-CN"/>
          </w:rPr>
          <w:t>，</w:t>
        </w:r>
      </w:ins>
      <w:ins w:id="563" w:author="徐蕾娜" w:date="2025-06-20T14:14:14Z">
        <w:r>
          <w:rPr>
            <w:rFonts w:hint="eastAsia" w:ascii="宋体" w:hAnsi="宋体"/>
            <w:lang w:val="en-US" w:eastAsia="zh-CN"/>
          </w:rPr>
          <w:t>根据</w:t>
        </w:r>
      </w:ins>
      <w:ins w:id="564" w:author="徐蕾娜" w:date="2025-06-20T14:14:57Z">
        <w:r>
          <w:rPr>
            <w:rFonts w:hint="eastAsia" w:ascii="宋体" w:hAnsi="宋体"/>
            <w:lang w:val="en-US" w:eastAsia="zh-CN"/>
          </w:rPr>
          <w:t>3.</w:t>
        </w:r>
      </w:ins>
      <w:ins w:id="565" w:author="徐蕾娜" w:date="2025-06-20T14:14:58Z">
        <w:r>
          <w:rPr>
            <w:rFonts w:hint="eastAsia" w:ascii="宋体" w:hAnsi="宋体"/>
            <w:lang w:val="en-US" w:eastAsia="zh-CN"/>
          </w:rPr>
          <w:t>2</w:t>
        </w:r>
      </w:ins>
      <w:ins w:id="566" w:author="徐蕾娜" w:date="2025-06-20T14:14:27Z">
        <w:r>
          <w:rPr>
            <w:rFonts w:hint="eastAsia" w:ascii="宋体" w:hAnsi="宋体"/>
            <w:lang w:val="en-US" w:eastAsia="zh-CN"/>
          </w:rPr>
          <w:t>缺陷</w:t>
        </w:r>
      </w:ins>
      <w:ins w:id="567" w:author="徐蕾娜" w:date="2025-06-20T14:14:29Z">
        <w:r>
          <w:rPr>
            <w:rFonts w:hint="eastAsia" w:ascii="宋体" w:hAnsi="宋体"/>
            <w:lang w:val="en-US" w:eastAsia="zh-CN"/>
          </w:rPr>
          <w:t>严重性</w:t>
        </w:r>
      </w:ins>
      <w:ins w:id="568" w:author="徐蕾娜" w:date="2025-06-20T14:14:31Z">
        <w:r>
          <w:rPr>
            <w:rFonts w:hint="eastAsia" w:ascii="宋体" w:hAnsi="宋体"/>
            <w:lang w:val="en-US" w:eastAsia="zh-CN"/>
          </w:rPr>
          <w:t>分级</w:t>
        </w:r>
      </w:ins>
      <w:ins w:id="569" w:author="徐蕾娜" w:date="2025-06-20T14:15:00Z">
        <w:r>
          <w:rPr>
            <w:rFonts w:hint="eastAsia" w:ascii="宋体" w:hAnsi="宋体"/>
            <w:lang w:val="en-US" w:eastAsia="zh-CN"/>
          </w:rPr>
          <w:t>和</w:t>
        </w:r>
      </w:ins>
      <w:ins w:id="570" w:author="徐蕾娜" w:date="2025-06-20T14:15:01Z">
        <w:r>
          <w:rPr>
            <w:rFonts w:hint="eastAsia" w:ascii="宋体" w:hAnsi="宋体"/>
            <w:lang w:val="en-US" w:eastAsia="zh-CN"/>
          </w:rPr>
          <w:t>3.3</w:t>
        </w:r>
      </w:ins>
      <w:ins w:id="571" w:author="徐蕾娜" w:date="2025-06-20T14:15:04Z">
        <w:r>
          <w:rPr>
            <w:rFonts w:hint="eastAsia" w:ascii="宋体" w:hAnsi="宋体"/>
            <w:lang w:val="en-US" w:eastAsia="zh-CN"/>
          </w:rPr>
          <w:t>缺陷</w:t>
        </w:r>
      </w:ins>
      <w:ins w:id="572" w:author="徐蕾娜" w:date="2025-06-20T14:15:06Z">
        <w:r>
          <w:rPr>
            <w:rFonts w:hint="eastAsia" w:ascii="宋体" w:hAnsi="宋体"/>
            <w:lang w:val="en-US" w:eastAsia="zh-CN"/>
          </w:rPr>
          <w:t>优先</w:t>
        </w:r>
      </w:ins>
      <w:ins w:id="573" w:author="徐蕾娜" w:date="2025-06-20T14:15:21Z">
        <w:r>
          <w:rPr>
            <w:rFonts w:hint="eastAsia" w:ascii="宋体" w:hAnsi="宋体"/>
            <w:lang w:val="en-US" w:eastAsia="zh-CN"/>
          </w:rPr>
          <w:t>级别</w:t>
        </w:r>
      </w:ins>
      <w:ins w:id="574" w:author="徐蕾娜" w:date="2025-06-20T14:14:32Z">
        <w:r>
          <w:rPr>
            <w:rFonts w:hint="eastAsia" w:ascii="宋体" w:hAnsi="宋体"/>
            <w:lang w:val="en-US" w:eastAsia="zh-CN"/>
          </w:rPr>
          <w:t>，</w:t>
        </w:r>
      </w:ins>
      <w:ins w:id="575" w:author="徐蕾娜" w:date="2025-06-20T14:13:54Z">
        <w:r>
          <w:rPr>
            <w:rFonts w:hint="eastAsia" w:ascii="宋体" w:hAnsi="宋体"/>
            <w:lang w:val="en-US" w:eastAsia="zh-CN"/>
          </w:rPr>
          <w:t>初步</w:t>
        </w:r>
      </w:ins>
      <w:ins w:id="576" w:author="徐蕾娜" w:date="2025-06-20T14:14:37Z">
        <w:r>
          <w:rPr>
            <w:rFonts w:hint="eastAsia" w:ascii="宋体" w:hAnsi="宋体"/>
            <w:lang w:val="en-US" w:eastAsia="zh-CN"/>
          </w:rPr>
          <w:t>划分</w:t>
        </w:r>
      </w:ins>
      <w:ins w:id="577" w:author="徐蕾娜" w:date="2025-06-20T14:14:40Z">
        <w:r>
          <w:rPr>
            <w:rFonts w:hint="eastAsia" w:ascii="宋体" w:hAnsi="宋体"/>
            <w:lang w:val="en-US" w:eastAsia="zh-CN"/>
          </w:rPr>
          <w:t>严重性</w:t>
        </w:r>
      </w:ins>
      <w:ins w:id="578" w:author="徐蕾娜" w:date="2025-06-20T14:14:42Z">
        <w:r>
          <w:rPr>
            <w:rFonts w:hint="eastAsia" w:ascii="宋体" w:hAnsi="宋体"/>
            <w:lang w:val="en-US" w:eastAsia="zh-CN"/>
          </w:rPr>
          <w:t>和</w:t>
        </w:r>
      </w:ins>
      <w:ins w:id="579" w:author="徐蕾娜" w:date="2025-06-20T14:14:44Z">
        <w:r>
          <w:rPr>
            <w:rFonts w:hint="eastAsia" w:ascii="宋体" w:hAnsi="宋体"/>
            <w:lang w:val="en-US" w:eastAsia="zh-CN"/>
          </w:rPr>
          <w:t>优先级</w:t>
        </w:r>
      </w:ins>
      <w:ins w:id="580" w:author="徐蕾娜" w:date="2025-06-20T14:15:25Z">
        <w:r>
          <w:rPr>
            <w:rFonts w:hint="eastAsia" w:ascii="宋体" w:hAnsi="宋体"/>
            <w:lang w:val="en-US" w:eastAsia="zh-CN"/>
          </w:rPr>
          <w:t>。</w:t>
        </w:r>
      </w:ins>
      <w:ins w:id="581" w:author="徐蕾娜" w:date="2025-06-20T14:15:30Z">
        <w:r>
          <w:rPr>
            <w:rFonts w:hint="eastAsia" w:ascii="宋体" w:hAnsi="宋体"/>
            <w:lang w:val="en-US" w:eastAsia="zh-CN"/>
          </w:rPr>
          <w:t>对于</w:t>
        </w:r>
      </w:ins>
      <w:ins w:id="582" w:author="徐蕾娜" w:date="2025-06-20T14:16:00Z">
        <w:r>
          <w:rPr>
            <w:rFonts w:hint="eastAsia" w:ascii="宋体" w:hAnsi="宋体"/>
            <w:lang w:val="en-US" w:eastAsia="zh-CN"/>
          </w:rPr>
          <w:t>“</w:t>
        </w:r>
      </w:ins>
      <w:ins w:id="583" w:author="徐蕾娜" w:date="2025-06-20T14:16:01Z">
        <w:r>
          <w:rPr>
            <w:rFonts w:hint="eastAsia" w:ascii="宋体" w:hAnsi="宋体"/>
            <w:lang w:val="en-US" w:eastAsia="zh-CN"/>
          </w:rPr>
          <w:t>严重</w:t>
        </w:r>
      </w:ins>
      <w:ins w:id="584" w:author="徐蕾娜" w:date="2025-06-20T14:16:02Z">
        <w:r>
          <w:rPr>
            <w:rFonts w:hint="eastAsia" w:ascii="宋体" w:hAnsi="宋体"/>
            <w:lang w:val="en-US" w:eastAsia="zh-CN"/>
          </w:rPr>
          <w:t>”</w:t>
        </w:r>
      </w:ins>
      <w:ins w:id="585" w:author="徐蕾娜" w:date="2025-06-20T14:16:03Z">
        <w:r>
          <w:rPr>
            <w:rFonts w:hint="eastAsia" w:ascii="宋体" w:hAnsi="宋体"/>
            <w:lang w:val="en-US" w:eastAsia="zh-CN"/>
          </w:rPr>
          <w:t>和</w:t>
        </w:r>
      </w:ins>
      <w:ins w:id="586" w:author="徐蕾娜" w:date="2025-06-20T14:16:07Z">
        <w:r>
          <w:rPr>
            <w:rFonts w:hint="eastAsia" w:ascii="宋体" w:hAnsi="宋体"/>
            <w:lang w:val="en-US" w:eastAsia="zh-CN"/>
          </w:rPr>
          <w:t>“</w:t>
        </w:r>
      </w:ins>
      <w:ins w:id="587" w:author="徐蕾娜" w:date="2025-06-20T14:16:09Z">
        <w:r>
          <w:rPr>
            <w:rFonts w:hint="eastAsia" w:ascii="宋体" w:hAnsi="宋体"/>
            <w:lang w:val="en-US" w:eastAsia="zh-CN"/>
          </w:rPr>
          <w:t>致命</w:t>
        </w:r>
      </w:ins>
      <w:ins w:id="588" w:author="徐蕾娜" w:date="2025-06-20T14:16:10Z">
        <w:r>
          <w:rPr>
            <w:rFonts w:hint="eastAsia" w:ascii="宋体" w:hAnsi="宋体"/>
            <w:lang w:val="en-US" w:eastAsia="zh-CN"/>
          </w:rPr>
          <w:t>”</w:t>
        </w:r>
      </w:ins>
      <w:ins w:id="589" w:author="徐蕾娜" w:date="2025-06-20T14:16:19Z">
        <w:r>
          <w:rPr>
            <w:rFonts w:hint="eastAsia" w:ascii="宋体" w:hAnsi="宋体"/>
            <w:lang w:val="en-US" w:eastAsia="zh-CN"/>
          </w:rPr>
          <w:t>级</w:t>
        </w:r>
      </w:ins>
      <w:ins w:id="590" w:author="徐蕾娜" w:date="2025-06-20T14:16:20Z">
        <w:r>
          <w:rPr>
            <w:rFonts w:hint="eastAsia" w:ascii="宋体" w:hAnsi="宋体"/>
            <w:lang w:val="en-US" w:eastAsia="zh-CN"/>
          </w:rPr>
          <w:t>的</w:t>
        </w:r>
      </w:ins>
      <w:ins w:id="591" w:author="徐蕾娜" w:date="2025-06-20T14:16:25Z">
        <w:r>
          <w:rPr>
            <w:rFonts w:hint="eastAsia" w:ascii="宋体" w:hAnsi="宋体"/>
            <w:lang w:val="en-US" w:eastAsia="zh-CN"/>
          </w:rPr>
          <w:t>缺陷，</w:t>
        </w:r>
      </w:ins>
      <w:ins w:id="592" w:author="徐蕾娜" w:date="2025-06-20T14:16:26Z">
        <w:r>
          <w:rPr>
            <w:rFonts w:hint="eastAsia" w:ascii="宋体" w:hAnsi="宋体"/>
            <w:lang w:val="en-US" w:eastAsia="zh-CN"/>
          </w:rPr>
          <w:t>需</w:t>
        </w:r>
      </w:ins>
      <w:ins w:id="593" w:author="徐蕾娜" w:date="2025-06-20T14:16:30Z">
        <w:r>
          <w:rPr>
            <w:rFonts w:hint="eastAsia" w:ascii="宋体" w:hAnsi="宋体"/>
            <w:lang w:val="en-US" w:eastAsia="zh-CN"/>
          </w:rPr>
          <w:t>立即</w:t>
        </w:r>
      </w:ins>
      <w:ins w:id="594" w:author="徐蕾娜" w:date="2025-06-20T14:16:32Z">
        <w:r>
          <w:rPr>
            <w:rFonts w:hint="eastAsia" w:ascii="宋体" w:hAnsi="宋体"/>
            <w:lang w:val="en-US" w:eastAsia="zh-CN"/>
          </w:rPr>
          <w:t>上报</w:t>
        </w:r>
      </w:ins>
      <w:ins w:id="595" w:author="徐蕾娜" w:date="2025-06-20T14:16:33Z">
        <w:r>
          <w:rPr>
            <w:rFonts w:hint="eastAsia" w:ascii="宋体" w:hAnsi="宋体"/>
            <w:lang w:val="en-US" w:eastAsia="zh-CN"/>
          </w:rPr>
          <w:t>至</w:t>
        </w:r>
      </w:ins>
      <w:ins w:id="596" w:author="徐蕾娜" w:date="2025-06-20T14:17:04Z">
        <w:r>
          <w:rPr>
            <w:rFonts w:hint="eastAsia" w:ascii="宋体" w:hAnsi="宋体"/>
            <w:lang w:val="en-US" w:eastAsia="zh-CN"/>
          </w:rPr>
          <w:t>管代</w:t>
        </w:r>
      </w:ins>
      <w:ins w:id="597" w:author="徐蕾娜" w:date="2025-06-20T14:17:06Z">
        <w:r>
          <w:rPr>
            <w:rFonts w:hint="eastAsia" w:ascii="宋体" w:hAnsi="宋体"/>
            <w:lang w:val="en-US" w:eastAsia="zh-CN"/>
          </w:rPr>
          <w:t>和</w:t>
        </w:r>
      </w:ins>
      <w:ins w:id="598" w:author="徐蕾娜" w:date="2025-06-20T14:16:39Z">
        <w:r>
          <w:rPr>
            <w:rFonts w:hint="eastAsia" w:ascii="宋体" w:hAnsi="宋体"/>
            <w:lang w:val="en-US" w:eastAsia="zh-CN"/>
          </w:rPr>
          <w:t>质量部</w:t>
        </w:r>
      </w:ins>
      <w:ins w:id="599" w:author="徐蕾娜" w:date="2025-06-20T14:17:14Z">
        <w:r>
          <w:rPr>
            <w:rFonts w:hint="eastAsia" w:ascii="宋体" w:hAnsi="宋体"/>
            <w:lang w:val="en-US" w:eastAsia="zh-CN"/>
          </w:rPr>
          <w:t>；</w:t>
        </w:r>
      </w:ins>
      <w:ins w:id="600" w:author="徐蕾娜" w:date="2025-06-20T14:19:46Z">
        <w:r>
          <w:rPr>
            <w:rFonts w:hint="eastAsia" w:ascii="宋体" w:hAnsi="宋体"/>
            <w:lang w:val="en-US" w:eastAsia="zh-CN"/>
          </w:rPr>
          <w:t>对于</w:t>
        </w:r>
      </w:ins>
      <w:ins w:id="601" w:author="徐蕾娜" w:date="2025-06-20T14:19:47Z">
        <w:r>
          <w:rPr>
            <w:rFonts w:hint="eastAsia" w:ascii="宋体" w:hAnsi="宋体"/>
            <w:lang w:val="en-US" w:eastAsia="zh-CN"/>
          </w:rPr>
          <w:t>“</w:t>
        </w:r>
      </w:ins>
      <w:ins w:id="602" w:author="徐蕾娜" w:date="2025-06-20T14:19:51Z">
        <w:r>
          <w:rPr>
            <w:rFonts w:hint="eastAsia" w:ascii="宋体" w:hAnsi="宋体"/>
            <w:lang w:val="en-US" w:eastAsia="zh-CN"/>
          </w:rPr>
          <w:t>提示</w:t>
        </w:r>
      </w:ins>
      <w:ins w:id="603" w:author="徐蕾娜" w:date="2025-06-20T14:19:52Z">
        <w:r>
          <w:rPr>
            <w:rFonts w:hint="eastAsia" w:ascii="宋体" w:hAnsi="宋体"/>
            <w:lang w:val="en-US" w:eastAsia="zh-CN"/>
          </w:rPr>
          <w:t>”</w:t>
        </w:r>
      </w:ins>
      <w:ins w:id="604" w:author="徐蕾娜" w:date="2025-06-20T14:19:53Z">
        <w:r>
          <w:rPr>
            <w:rFonts w:hint="eastAsia" w:ascii="宋体" w:hAnsi="宋体"/>
            <w:lang w:val="en-US" w:eastAsia="zh-CN"/>
          </w:rPr>
          <w:t>和</w:t>
        </w:r>
      </w:ins>
      <w:ins w:id="605" w:author="徐蕾娜" w:date="2025-06-20T14:19:54Z">
        <w:r>
          <w:rPr>
            <w:rFonts w:hint="eastAsia" w:ascii="宋体" w:hAnsi="宋体"/>
            <w:lang w:val="en-US" w:eastAsia="zh-CN"/>
          </w:rPr>
          <w:t>“</w:t>
        </w:r>
      </w:ins>
      <w:ins w:id="606" w:author="徐蕾娜" w:date="2025-06-20T14:19:55Z">
        <w:r>
          <w:rPr>
            <w:rFonts w:hint="eastAsia" w:ascii="宋体" w:hAnsi="宋体"/>
            <w:lang w:val="en-US" w:eastAsia="zh-CN"/>
          </w:rPr>
          <w:t>一般”</w:t>
        </w:r>
      </w:ins>
      <w:ins w:id="607" w:author="徐蕾娜" w:date="2025-06-20T14:20:46Z">
        <w:r>
          <w:rPr>
            <w:rFonts w:hint="eastAsia" w:ascii="宋体" w:hAnsi="宋体"/>
            <w:lang w:val="en-US" w:eastAsia="zh-CN"/>
          </w:rPr>
          <w:t>级</w:t>
        </w:r>
      </w:ins>
      <w:ins w:id="608" w:author="徐蕾娜" w:date="2025-06-20T14:20:47Z">
        <w:r>
          <w:rPr>
            <w:rFonts w:hint="eastAsia" w:ascii="宋体" w:hAnsi="宋体"/>
            <w:lang w:val="en-US" w:eastAsia="zh-CN"/>
          </w:rPr>
          <w:t>的</w:t>
        </w:r>
      </w:ins>
      <w:ins w:id="609" w:author="徐蕾娜" w:date="2025-06-20T14:20:48Z">
        <w:r>
          <w:rPr>
            <w:rFonts w:hint="eastAsia" w:ascii="宋体" w:hAnsi="宋体"/>
            <w:lang w:val="en-US" w:eastAsia="zh-CN"/>
          </w:rPr>
          <w:t>缺陷</w:t>
        </w:r>
      </w:ins>
      <w:ins w:id="610" w:author="徐蕾娜" w:date="2025-06-20T14:24:50Z">
        <w:r>
          <w:rPr>
            <w:rFonts w:hint="eastAsia" w:ascii="宋体" w:hAnsi="宋体"/>
            <w:lang w:val="en-US" w:eastAsia="zh-CN"/>
          </w:rPr>
          <w:t>于</w:t>
        </w:r>
      </w:ins>
      <w:ins w:id="611" w:author="徐蕾娜" w:date="2025-06-20T14:24:51Z">
        <w:r>
          <w:rPr>
            <w:rFonts w:hint="eastAsia" w:ascii="宋体" w:hAnsi="宋体"/>
            <w:lang w:val="en-US" w:eastAsia="zh-CN"/>
          </w:rPr>
          <w:t>2</w:t>
        </w:r>
      </w:ins>
      <w:ins w:id="612" w:author="徐蕾娜" w:date="2025-06-20T14:24:57Z">
        <w:r>
          <w:rPr>
            <w:rFonts w:hint="eastAsia" w:ascii="宋体" w:hAnsi="宋体"/>
            <w:lang w:val="en-US" w:eastAsia="zh-CN"/>
          </w:rPr>
          <w:t>4</w:t>
        </w:r>
      </w:ins>
      <w:ins w:id="613" w:author="徐蕾娜" w:date="2025-06-20T14:24:58Z">
        <w:r>
          <w:rPr>
            <w:rFonts w:hint="eastAsia" w:ascii="宋体" w:hAnsi="宋体"/>
            <w:lang w:val="en-US" w:eastAsia="zh-CN"/>
          </w:rPr>
          <w:t>小时</w:t>
        </w:r>
      </w:ins>
      <w:ins w:id="614" w:author="徐蕾娜" w:date="2025-06-20T14:24:59Z">
        <w:r>
          <w:rPr>
            <w:rFonts w:hint="eastAsia" w:ascii="宋体" w:hAnsi="宋体"/>
            <w:lang w:val="en-US" w:eastAsia="zh-CN"/>
          </w:rPr>
          <w:t>内</w:t>
        </w:r>
      </w:ins>
      <w:ins w:id="615" w:author="徐蕾娜" w:date="2025-06-20T14:25:11Z">
        <w:r>
          <w:rPr>
            <w:rFonts w:hint="eastAsia" w:ascii="宋体" w:hAnsi="宋体"/>
            <w:lang w:val="en-US" w:eastAsia="zh-CN"/>
          </w:rPr>
          <w:t>上报</w:t>
        </w:r>
      </w:ins>
      <w:ins w:id="616" w:author="徐蕾娜" w:date="2025-06-20T14:25:12Z">
        <w:r>
          <w:rPr>
            <w:rFonts w:hint="eastAsia" w:ascii="宋体" w:hAnsi="宋体"/>
            <w:lang w:val="en-US" w:eastAsia="zh-CN"/>
          </w:rPr>
          <w:t>至</w:t>
        </w:r>
      </w:ins>
      <w:ins w:id="617" w:author="徐蕾娜" w:date="2025-06-20T14:28:54Z">
        <w:r>
          <w:rPr>
            <w:rFonts w:hint="eastAsia" w:ascii="宋体" w:hAnsi="宋体"/>
            <w:lang w:val="en-US" w:eastAsia="zh-CN"/>
          </w:rPr>
          <w:t>管代</w:t>
        </w:r>
      </w:ins>
      <w:ins w:id="618" w:author="徐蕾娜" w:date="2025-06-20T14:28:56Z">
        <w:r>
          <w:rPr>
            <w:rFonts w:hint="eastAsia" w:ascii="宋体" w:hAnsi="宋体"/>
            <w:lang w:val="en-US" w:eastAsia="zh-CN"/>
          </w:rPr>
          <w:t>和</w:t>
        </w:r>
      </w:ins>
      <w:ins w:id="619" w:author="徐蕾娜" w:date="2025-06-20T14:25:18Z">
        <w:r>
          <w:rPr>
            <w:rFonts w:hint="eastAsia" w:ascii="宋体" w:hAnsi="宋体"/>
            <w:lang w:val="en-US" w:eastAsia="zh-CN"/>
          </w:rPr>
          <w:t>质量部</w:t>
        </w:r>
      </w:ins>
      <w:ins w:id="620" w:author="徐蕾娜" w:date="2025-06-20T14:22:57Z">
        <w:r>
          <w:rPr>
            <w:rFonts w:hint="eastAsia" w:ascii="宋体" w:hAnsi="宋体"/>
            <w:lang w:val="en-US" w:eastAsia="zh-CN"/>
          </w:rPr>
          <w:t>。</w:t>
        </w:r>
      </w:ins>
    </w:p>
    <w:p w14:paraId="3E4B7058">
      <w:pPr>
        <w:pStyle w:val="5"/>
        <w:numPr>
          <w:numId w:val="2"/>
        </w:numPr>
        <w:tabs>
          <w:tab w:val="clear" w:pos="1290"/>
        </w:tabs>
        <w:spacing w:after="0"/>
        <w:ind w:left="850" w:hanging="850"/>
        <w:rPr>
          <w:ins w:id="621" w:author="徐蕾娜" w:date="2025-06-20T14:23:12Z"/>
          <w:rFonts w:hint="eastAsia"/>
        </w:rPr>
      </w:pPr>
      <w:ins w:id="622" w:author="徐蕾娜" w:date="2025-06-20T14:23:12Z">
        <w:bookmarkStart w:id="90" w:name="_Toc25770"/>
        <w:bookmarkStart w:id="91" w:name="_Toc13142"/>
        <w:r>
          <w:rPr>
            <w:rFonts w:hint="eastAsia"/>
            <w:lang w:val="en-US" w:eastAsia="zh-CN"/>
          </w:rPr>
          <w:t>缺陷</w:t>
        </w:r>
      </w:ins>
      <w:ins w:id="623" w:author="徐蕾娜" w:date="2025-06-20T14:23:22Z">
        <w:r>
          <w:rPr>
            <w:rFonts w:hint="eastAsia"/>
            <w:lang w:val="en-US" w:eastAsia="zh-CN"/>
          </w:rPr>
          <w:t>评审</w:t>
        </w:r>
      </w:ins>
      <w:ins w:id="624" w:author="徐蕾娜" w:date="2025-06-20T14:23:23Z">
        <w:r>
          <w:rPr>
            <w:rFonts w:hint="eastAsia"/>
            <w:lang w:val="en-US" w:eastAsia="zh-CN"/>
          </w:rPr>
          <w:t>与</w:t>
        </w:r>
      </w:ins>
      <w:ins w:id="625" w:author="徐蕾娜" w:date="2025-06-20T14:23:24Z">
        <w:r>
          <w:rPr>
            <w:rFonts w:hint="eastAsia"/>
            <w:lang w:val="en-US" w:eastAsia="zh-CN"/>
          </w:rPr>
          <w:t>决策</w:t>
        </w:r>
        <w:bookmarkEnd w:id="90"/>
        <w:bookmarkEnd w:id="91"/>
      </w:ins>
    </w:p>
    <w:p w14:paraId="7B5D48E6">
      <w:pPr>
        <w:ind w:firstLine="420"/>
        <w:rPr>
          <w:ins w:id="626" w:author="徐蕾娜" w:date="2025-06-20T14:26:39Z"/>
          <w:rFonts w:hint="eastAsia" w:ascii="宋体" w:hAnsi="宋体"/>
          <w:lang w:val="en-US" w:eastAsia="zh-CN"/>
        </w:rPr>
      </w:pPr>
      <w:ins w:id="627" w:author="徐蕾娜" w:date="2025-06-20T14:25:39Z">
        <w:r>
          <w:rPr>
            <w:rFonts w:hint="eastAsia" w:ascii="宋体" w:hAnsi="宋体"/>
            <w:lang w:val="en-US" w:eastAsia="zh-CN"/>
          </w:rPr>
          <w:t>由</w:t>
        </w:r>
      </w:ins>
      <w:ins w:id="628" w:author="徐蕾娜" w:date="2025-06-20T14:25:40Z">
        <w:r>
          <w:rPr>
            <w:rFonts w:hint="eastAsia" w:ascii="宋体" w:hAnsi="宋体"/>
            <w:lang w:val="en-US" w:eastAsia="zh-CN"/>
          </w:rPr>
          <w:t>质量部</w:t>
        </w:r>
      </w:ins>
      <w:ins w:id="629" w:author="徐蕾娜" w:date="2025-06-20T14:25:44Z">
        <w:r>
          <w:rPr>
            <w:rFonts w:hint="eastAsia" w:ascii="宋体" w:hAnsi="宋体"/>
            <w:lang w:val="en-US" w:eastAsia="zh-CN"/>
          </w:rPr>
          <w:t>牵头，</w:t>
        </w:r>
      </w:ins>
      <w:ins w:id="630" w:author="徐蕾娜" w:date="2025-06-20T14:25:46Z">
        <w:r>
          <w:rPr>
            <w:rFonts w:hint="eastAsia" w:ascii="宋体" w:hAnsi="宋体"/>
            <w:lang w:val="en-US" w:eastAsia="zh-CN"/>
          </w:rPr>
          <w:t>联合</w:t>
        </w:r>
      </w:ins>
      <w:ins w:id="631" w:author="徐蕾娜" w:date="2025-06-20T14:25:49Z">
        <w:r>
          <w:rPr>
            <w:rFonts w:hint="eastAsia" w:ascii="宋体" w:hAnsi="宋体"/>
            <w:lang w:val="en-US" w:eastAsia="zh-CN"/>
          </w:rPr>
          <w:t>研发部</w:t>
        </w:r>
      </w:ins>
      <w:ins w:id="632" w:author="徐蕾娜" w:date="2025-06-20T14:25:53Z">
        <w:r>
          <w:rPr>
            <w:rFonts w:hint="eastAsia" w:ascii="宋体" w:hAnsi="宋体"/>
            <w:lang w:val="en-US" w:eastAsia="zh-CN"/>
          </w:rPr>
          <w:t>、</w:t>
        </w:r>
      </w:ins>
      <w:ins w:id="633" w:author="徐蕾娜" w:date="2025-06-20T14:25:55Z">
        <w:r>
          <w:rPr>
            <w:rFonts w:hint="eastAsia" w:ascii="宋体" w:hAnsi="宋体"/>
            <w:lang w:val="en-US" w:eastAsia="zh-CN"/>
          </w:rPr>
          <w:t>销售部</w:t>
        </w:r>
      </w:ins>
      <w:ins w:id="634" w:author="徐蕾娜" w:date="2025-06-20T14:25:58Z">
        <w:r>
          <w:rPr>
            <w:rFonts w:hint="eastAsia" w:ascii="宋体" w:hAnsi="宋体"/>
            <w:lang w:val="en-US" w:eastAsia="zh-CN"/>
          </w:rPr>
          <w:t>成立</w:t>
        </w:r>
      </w:ins>
      <w:ins w:id="635" w:author="徐蕾娜" w:date="2025-06-20T14:26:00Z">
        <w:r>
          <w:rPr>
            <w:rFonts w:hint="eastAsia" w:ascii="宋体" w:hAnsi="宋体"/>
            <w:lang w:val="en-US" w:eastAsia="zh-CN"/>
          </w:rPr>
          <w:t>专项</w:t>
        </w:r>
      </w:ins>
      <w:ins w:id="636" w:author="徐蕾娜" w:date="2025-06-20T14:26:02Z">
        <w:r>
          <w:rPr>
            <w:rFonts w:hint="eastAsia" w:ascii="宋体" w:hAnsi="宋体"/>
            <w:lang w:val="en-US" w:eastAsia="zh-CN"/>
          </w:rPr>
          <w:t>评审</w:t>
        </w:r>
      </w:ins>
      <w:ins w:id="637" w:author="徐蕾娜" w:date="2025-06-20T14:26:04Z">
        <w:r>
          <w:rPr>
            <w:rFonts w:hint="eastAsia" w:ascii="宋体" w:hAnsi="宋体"/>
            <w:lang w:val="en-US" w:eastAsia="zh-CN"/>
          </w:rPr>
          <w:t>小组，</w:t>
        </w:r>
      </w:ins>
      <w:ins w:id="638" w:author="徐蕾娜" w:date="2025-06-20T14:26:05Z">
        <w:r>
          <w:rPr>
            <w:rFonts w:hint="eastAsia" w:ascii="宋体" w:hAnsi="宋体"/>
            <w:lang w:val="en-US" w:eastAsia="zh-CN"/>
          </w:rPr>
          <w:t>对</w:t>
        </w:r>
      </w:ins>
      <w:ins w:id="639" w:author="徐蕾娜" w:date="2025-06-20T14:26:07Z">
        <w:r>
          <w:rPr>
            <w:rFonts w:hint="eastAsia" w:ascii="宋体" w:hAnsi="宋体"/>
            <w:lang w:val="en-US" w:eastAsia="zh-CN"/>
          </w:rPr>
          <w:t>上报的</w:t>
        </w:r>
      </w:ins>
      <w:ins w:id="640" w:author="徐蕾娜" w:date="2025-06-20T14:26:08Z">
        <w:r>
          <w:rPr>
            <w:rFonts w:hint="eastAsia" w:ascii="宋体" w:hAnsi="宋体"/>
            <w:lang w:val="en-US" w:eastAsia="zh-CN"/>
          </w:rPr>
          <w:t>缺陷</w:t>
        </w:r>
      </w:ins>
      <w:ins w:id="641" w:author="徐蕾娜" w:date="2025-06-20T14:26:09Z">
        <w:r>
          <w:rPr>
            <w:rFonts w:hint="eastAsia" w:ascii="宋体" w:hAnsi="宋体"/>
            <w:lang w:val="en-US" w:eastAsia="zh-CN"/>
          </w:rPr>
          <w:t>进行</w:t>
        </w:r>
      </w:ins>
      <w:ins w:id="642" w:author="徐蕾娜" w:date="2025-06-20T14:26:11Z">
        <w:r>
          <w:rPr>
            <w:rFonts w:hint="eastAsia" w:ascii="宋体" w:hAnsi="宋体"/>
            <w:lang w:val="en-US" w:eastAsia="zh-CN"/>
          </w:rPr>
          <w:t>评审</w:t>
        </w:r>
      </w:ins>
      <w:ins w:id="643" w:author="徐蕾娜" w:date="2025-06-20T14:26:18Z">
        <w:r>
          <w:rPr>
            <w:rFonts w:hint="eastAsia" w:ascii="宋体" w:hAnsi="宋体"/>
            <w:lang w:val="en-US" w:eastAsia="zh-CN"/>
          </w:rPr>
          <w:t>。</w:t>
        </w:r>
      </w:ins>
      <w:ins w:id="644" w:author="徐蕾娜" w:date="2025-06-20T14:26:32Z">
        <w:r>
          <w:rPr>
            <w:rFonts w:hint="eastAsia" w:ascii="宋体" w:hAnsi="宋体"/>
            <w:lang w:val="en-US" w:eastAsia="zh-CN"/>
          </w:rPr>
          <w:t>评审</w:t>
        </w:r>
      </w:ins>
      <w:ins w:id="645" w:author="徐蕾娜" w:date="2025-06-20T14:26:33Z">
        <w:r>
          <w:rPr>
            <w:rFonts w:hint="eastAsia" w:ascii="宋体" w:hAnsi="宋体"/>
            <w:lang w:val="en-US" w:eastAsia="zh-CN"/>
          </w:rPr>
          <w:t>内容</w:t>
        </w:r>
      </w:ins>
      <w:ins w:id="646" w:author="徐蕾娜" w:date="2025-06-20T14:26:36Z">
        <w:r>
          <w:rPr>
            <w:rFonts w:hint="eastAsia" w:ascii="宋体" w:hAnsi="宋体"/>
            <w:lang w:val="en-US" w:eastAsia="zh-CN"/>
          </w:rPr>
          <w:t>包括</w:t>
        </w:r>
      </w:ins>
      <w:ins w:id="647" w:author="徐蕾娜" w:date="2025-06-20T14:26:38Z">
        <w:r>
          <w:rPr>
            <w:rFonts w:hint="eastAsia" w:ascii="宋体" w:hAnsi="宋体"/>
            <w:lang w:val="en-US" w:eastAsia="zh-CN"/>
          </w:rPr>
          <w:t>但不限于：</w:t>
        </w:r>
      </w:ins>
    </w:p>
    <w:p w14:paraId="764968BE">
      <w:pPr>
        <w:numPr>
          <w:ilvl w:val="0"/>
          <w:numId w:val="6"/>
        </w:numPr>
        <w:ind w:left="420" w:hanging="420"/>
        <w:rPr>
          <w:ins w:id="648" w:author="徐蕾娜" w:date="2025-06-20T14:27:40Z"/>
          <w:rFonts w:hint="default" w:ascii="宋体" w:hAnsi="宋体"/>
          <w:lang w:val="en-US" w:eastAsia="zh-CN"/>
        </w:rPr>
      </w:pPr>
      <w:ins w:id="649" w:author="徐蕾娜" w:date="2025-06-20T14:26:41Z">
        <w:r>
          <w:rPr>
            <w:rFonts w:hint="eastAsia" w:ascii="宋体" w:hAnsi="宋体"/>
            <w:lang w:val="en-US" w:eastAsia="zh-CN"/>
          </w:rPr>
          <w:t>评估</w:t>
        </w:r>
      </w:ins>
      <w:ins w:id="650" w:author="徐蕾娜" w:date="2025-06-20T14:26:43Z">
        <w:r>
          <w:rPr>
            <w:rFonts w:hint="eastAsia" w:ascii="宋体" w:hAnsi="宋体"/>
            <w:lang w:val="en-US" w:eastAsia="zh-CN"/>
          </w:rPr>
          <w:t>缺陷</w:t>
        </w:r>
      </w:ins>
      <w:ins w:id="651" w:author="徐蕾娜" w:date="2025-06-20T14:26:45Z">
        <w:r>
          <w:rPr>
            <w:rFonts w:hint="eastAsia" w:ascii="宋体" w:hAnsi="宋体"/>
            <w:lang w:val="en-US" w:eastAsia="zh-CN"/>
          </w:rPr>
          <w:t>对</w:t>
        </w:r>
      </w:ins>
      <w:ins w:id="652" w:author="徐蕾娜" w:date="2025-06-20T14:26:48Z">
        <w:r>
          <w:rPr>
            <w:rFonts w:hint="eastAsia" w:ascii="宋体" w:hAnsi="宋体"/>
            <w:lang w:val="en-US" w:eastAsia="zh-CN"/>
          </w:rPr>
          <w:t>软件</w:t>
        </w:r>
      </w:ins>
      <w:ins w:id="653" w:author="徐蕾娜" w:date="2025-06-20T14:26:49Z">
        <w:r>
          <w:rPr>
            <w:rFonts w:hint="eastAsia" w:ascii="宋体" w:hAnsi="宋体"/>
            <w:lang w:val="en-US" w:eastAsia="zh-CN"/>
          </w:rPr>
          <w:t>安全性</w:t>
        </w:r>
      </w:ins>
      <w:ins w:id="654" w:author="徐蕾娜" w:date="2025-06-20T14:26:50Z">
        <w:r>
          <w:rPr>
            <w:rFonts w:hint="eastAsia" w:ascii="宋体" w:hAnsi="宋体"/>
            <w:lang w:val="en-US" w:eastAsia="zh-CN"/>
          </w:rPr>
          <w:t>、</w:t>
        </w:r>
      </w:ins>
      <w:ins w:id="655" w:author="徐蕾娜" w:date="2025-06-20T14:26:52Z">
        <w:r>
          <w:rPr>
            <w:rFonts w:hint="eastAsia" w:ascii="宋体" w:hAnsi="宋体"/>
            <w:lang w:val="en-US" w:eastAsia="zh-CN"/>
          </w:rPr>
          <w:t>有效性的</w:t>
        </w:r>
      </w:ins>
      <w:ins w:id="656" w:author="徐蕾娜" w:date="2025-06-20T14:26:54Z">
        <w:r>
          <w:rPr>
            <w:rFonts w:hint="eastAsia" w:ascii="宋体" w:hAnsi="宋体"/>
            <w:lang w:val="en-US" w:eastAsia="zh-CN"/>
          </w:rPr>
          <w:t>影响</w:t>
        </w:r>
      </w:ins>
      <w:ins w:id="657" w:author="徐蕾娜" w:date="2025-06-20T14:26:56Z">
        <w:r>
          <w:rPr>
            <w:rFonts w:hint="eastAsia" w:ascii="宋体" w:hAnsi="宋体"/>
            <w:lang w:val="en-US" w:eastAsia="zh-CN"/>
          </w:rPr>
          <w:t>，</w:t>
        </w:r>
      </w:ins>
      <w:ins w:id="658" w:author="徐蕾娜" w:date="2025-06-20T14:26:57Z">
        <w:r>
          <w:rPr>
            <w:rFonts w:hint="eastAsia" w:ascii="宋体" w:hAnsi="宋体"/>
            <w:lang w:val="en-US" w:eastAsia="zh-CN"/>
          </w:rPr>
          <w:t>分析</w:t>
        </w:r>
      </w:ins>
      <w:ins w:id="659" w:author="徐蕾娜" w:date="2025-06-20T14:26:58Z">
        <w:r>
          <w:rPr>
            <w:rFonts w:hint="eastAsia" w:ascii="宋体" w:hAnsi="宋体"/>
            <w:lang w:val="en-US" w:eastAsia="zh-CN"/>
          </w:rPr>
          <w:t>是否</w:t>
        </w:r>
      </w:ins>
      <w:ins w:id="660" w:author="徐蕾娜" w:date="2025-06-20T14:27:00Z">
        <w:r>
          <w:rPr>
            <w:rFonts w:hint="eastAsia" w:ascii="宋体" w:hAnsi="宋体"/>
            <w:lang w:val="en-US" w:eastAsia="zh-CN"/>
          </w:rPr>
          <w:t>会</w:t>
        </w:r>
      </w:ins>
      <w:ins w:id="661" w:author="徐蕾娜" w:date="2025-06-20T14:27:01Z">
        <w:r>
          <w:rPr>
            <w:rFonts w:hint="eastAsia" w:ascii="宋体" w:hAnsi="宋体"/>
            <w:lang w:val="en-US" w:eastAsia="zh-CN"/>
          </w:rPr>
          <w:t>导致</w:t>
        </w:r>
      </w:ins>
      <w:ins w:id="662" w:author="徐蕾娜" w:date="2025-06-20T14:27:02Z">
        <w:r>
          <w:rPr>
            <w:rFonts w:hint="eastAsia" w:ascii="宋体" w:hAnsi="宋体"/>
            <w:lang w:val="en-US" w:eastAsia="zh-CN"/>
          </w:rPr>
          <w:t>患者</w:t>
        </w:r>
      </w:ins>
      <w:ins w:id="663" w:author="徐蕾娜" w:date="2025-06-20T14:27:05Z">
        <w:r>
          <w:rPr>
            <w:rFonts w:hint="eastAsia" w:ascii="宋体" w:hAnsi="宋体"/>
            <w:lang w:val="en-US" w:eastAsia="zh-CN"/>
          </w:rPr>
          <w:t>伤害</w:t>
        </w:r>
      </w:ins>
      <w:ins w:id="664" w:author="徐蕾娜" w:date="2025-06-20T14:27:06Z">
        <w:r>
          <w:rPr>
            <w:rFonts w:hint="eastAsia" w:ascii="宋体" w:hAnsi="宋体"/>
            <w:lang w:val="en-US" w:eastAsia="zh-CN"/>
          </w:rPr>
          <w:t>、</w:t>
        </w:r>
      </w:ins>
      <w:ins w:id="665" w:author="徐蕾娜" w:date="2025-06-20T14:27:09Z">
        <w:r>
          <w:rPr>
            <w:rFonts w:hint="eastAsia" w:ascii="宋体" w:hAnsi="宋体"/>
            <w:lang w:val="en-US" w:eastAsia="zh-CN"/>
          </w:rPr>
          <w:t>诊断</w:t>
        </w:r>
      </w:ins>
      <w:ins w:id="666" w:author="徐蕾娜" w:date="2025-06-20T14:27:10Z">
        <w:r>
          <w:rPr>
            <w:rFonts w:hint="eastAsia" w:ascii="宋体" w:hAnsi="宋体"/>
            <w:lang w:val="en-US" w:eastAsia="zh-CN"/>
          </w:rPr>
          <w:t>治疗</w:t>
        </w:r>
      </w:ins>
      <w:ins w:id="667" w:author="徐蕾娜" w:date="2025-06-20T14:27:12Z">
        <w:r>
          <w:rPr>
            <w:rFonts w:hint="eastAsia" w:ascii="宋体" w:hAnsi="宋体"/>
            <w:lang w:val="en-US" w:eastAsia="zh-CN"/>
          </w:rPr>
          <w:t>错误</w:t>
        </w:r>
      </w:ins>
      <w:ins w:id="668" w:author="徐蕾娜" w:date="2025-06-20T14:27:13Z">
        <w:r>
          <w:rPr>
            <w:rFonts w:hint="eastAsia" w:ascii="宋体" w:hAnsi="宋体"/>
            <w:lang w:val="en-US" w:eastAsia="zh-CN"/>
          </w:rPr>
          <w:t>或</w:t>
        </w:r>
      </w:ins>
      <w:ins w:id="669" w:author="徐蕾娜" w:date="2025-06-20T14:27:14Z">
        <w:r>
          <w:rPr>
            <w:rFonts w:hint="eastAsia" w:ascii="宋体" w:hAnsi="宋体"/>
            <w:lang w:val="en-US" w:eastAsia="zh-CN"/>
          </w:rPr>
          <w:t>数据</w:t>
        </w:r>
      </w:ins>
      <w:ins w:id="670" w:author="徐蕾娜" w:date="2025-06-20T14:27:16Z">
        <w:r>
          <w:rPr>
            <w:rFonts w:hint="eastAsia" w:ascii="宋体" w:hAnsi="宋体"/>
            <w:lang w:val="en-US" w:eastAsia="zh-CN"/>
          </w:rPr>
          <w:t>丢失等</w:t>
        </w:r>
      </w:ins>
      <w:ins w:id="671" w:author="徐蕾娜" w:date="2025-06-20T14:27:18Z">
        <w:r>
          <w:rPr>
            <w:rFonts w:hint="eastAsia" w:ascii="宋体" w:hAnsi="宋体"/>
            <w:lang w:val="en-US" w:eastAsia="zh-CN"/>
          </w:rPr>
          <w:t>；</w:t>
        </w:r>
      </w:ins>
    </w:p>
    <w:p w14:paraId="12B7011D">
      <w:pPr>
        <w:numPr>
          <w:ilvl w:val="0"/>
          <w:numId w:val="6"/>
        </w:numPr>
        <w:ind w:left="420" w:hanging="420"/>
        <w:rPr>
          <w:ins w:id="672" w:author="徐蕾娜" w:date="2025-06-20T14:28:07Z"/>
          <w:rFonts w:hint="default" w:ascii="宋体" w:hAnsi="宋体"/>
          <w:lang w:val="en-US" w:eastAsia="zh-CN"/>
        </w:rPr>
      </w:pPr>
      <w:ins w:id="673" w:author="徐蕾娜" w:date="2025-06-20T14:27:45Z">
        <w:r>
          <w:rPr>
            <w:rFonts w:hint="eastAsia" w:ascii="宋体" w:hAnsi="宋体"/>
            <w:lang w:val="en-US" w:eastAsia="zh-CN"/>
          </w:rPr>
          <w:t>判定</w:t>
        </w:r>
      </w:ins>
      <w:ins w:id="674" w:author="徐蕾娜" w:date="2025-06-20T14:27:46Z">
        <w:r>
          <w:rPr>
            <w:rFonts w:hint="eastAsia" w:ascii="宋体" w:hAnsi="宋体"/>
            <w:lang w:val="en-US" w:eastAsia="zh-CN"/>
          </w:rPr>
          <w:t>缺陷</w:t>
        </w:r>
      </w:ins>
      <w:ins w:id="675" w:author="徐蕾娜" w:date="2025-06-20T14:27:47Z">
        <w:r>
          <w:rPr>
            <w:rFonts w:hint="eastAsia" w:ascii="宋体" w:hAnsi="宋体"/>
            <w:lang w:val="en-US" w:eastAsia="zh-CN"/>
          </w:rPr>
          <w:t>是否</w:t>
        </w:r>
      </w:ins>
      <w:ins w:id="676" w:author="徐蕾娜" w:date="2025-06-20T14:27:50Z">
        <w:r>
          <w:rPr>
            <w:rFonts w:hint="eastAsia" w:ascii="宋体" w:hAnsi="宋体"/>
            <w:lang w:val="en-US" w:eastAsia="zh-CN"/>
          </w:rPr>
          <w:t>触发</w:t>
        </w:r>
      </w:ins>
      <w:ins w:id="677" w:author="徐蕾娜" w:date="2025-06-20T14:27:55Z">
        <w:r>
          <w:rPr>
            <w:rFonts w:hint="eastAsia" w:ascii="宋体" w:hAnsi="宋体"/>
            <w:lang w:val="en-US" w:eastAsia="zh-CN"/>
          </w:rPr>
          <w:t>医疗</w:t>
        </w:r>
      </w:ins>
      <w:ins w:id="678" w:author="徐蕾娜" w:date="2025-06-20T14:27:56Z">
        <w:r>
          <w:rPr>
            <w:rFonts w:hint="eastAsia" w:ascii="宋体" w:hAnsi="宋体"/>
            <w:lang w:val="en-US" w:eastAsia="zh-CN"/>
          </w:rPr>
          <w:t>器械</w:t>
        </w:r>
      </w:ins>
      <w:ins w:id="679" w:author="徐蕾娜" w:date="2025-06-20T14:27:59Z">
        <w:r>
          <w:rPr>
            <w:rFonts w:hint="eastAsia" w:ascii="宋体" w:hAnsi="宋体"/>
            <w:lang w:val="en-US" w:eastAsia="zh-CN"/>
          </w:rPr>
          <w:t>禁戒</w:t>
        </w:r>
      </w:ins>
      <w:ins w:id="680" w:author="徐蕾娜" w:date="2025-06-20T14:28:00Z">
        <w:r>
          <w:rPr>
            <w:rFonts w:hint="eastAsia" w:ascii="宋体" w:hAnsi="宋体"/>
            <w:lang w:val="en-US" w:eastAsia="zh-CN"/>
          </w:rPr>
          <w:t>机制</w:t>
        </w:r>
      </w:ins>
      <w:ins w:id="681" w:author="徐蕾娜" w:date="2025-06-20T14:28:06Z">
        <w:r>
          <w:rPr>
            <w:rFonts w:hint="eastAsia" w:ascii="宋体" w:hAnsi="宋体"/>
            <w:lang w:val="en-US" w:eastAsia="zh-CN"/>
          </w:rPr>
          <w:t>；</w:t>
        </w:r>
      </w:ins>
    </w:p>
    <w:p w14:paraId="36E51D54">
      <w:pPr>
        <w:numPr>
          <w:ilvl w:val="0"/>
          <w:numId w:val="6"/>
        </w:numPr>
        <w:ind w:left="420" w:hanging="420"/>
        <w:rPr>
          <w:ins w:id="682" w:author="徐蕾娜" w:date="2025-06-20T14:29:19Z"/>
          <w:rFonts w:hint="default" w:ascii="宋体" w:hAnsi="宋体"/>
          <w:lang w:val="en-US" w:eastAsia="zh-CN"/>
        </w:rPr>
      </w:pPr>
      <w:ins w:id="683" w:author="徐蕾娜" w:date="2025-06-20T14:28:13Z">
        <w:r>
          <w:rPr>
            <w:rFonts w:hint="eastAsia" w:ascii="宋体" w:hAnsi="宋体"/>
            <w:lang w:val="en-US" w:eastAsia="zh-CN"/>
          </w:rPr>
          <w:t>评估</w:t>
        </w:r>
      </w:ins>
      <w:ins w:id="684" w:author="徐蕾娜" w:date="2025-06-20T14:28:16Z">
        <w:r>
          <w:rPr>
            <w:rFonts w:hint="eastAsia" w:ascii="宋体" w:hAnsi="宋体"/>
            <w:lang w:val="en-US" w:eastAsia="zh-CN"/>
          </w:rPr>
          <w:t>缺陷</w:t>
        </w:r>
      </w:ins>
      <w:ins w:id="685" w:author="徐蕾娜" w:date="2025-06-20T14:28:19Z">
        <w:r>
          <w:rPr>
            <w:rFonts w:hint="eastAsia" w:ascii="宋体" w:hAnsi="宋体"/>
            <w:lang w:val="en-US" w:eastAsia="zh-CN"/>
          </w:rPr>
          <w:t>对</w:t>
        </w:r>
      </w:ins>
      <w:ins w:id="686" w:author="徐蕾娜" w:date="2025-06-20T14:28:22Z">
        <w:r>
          <w:rPr>
            <w:rFonts w:hint="eastAsia" w:ascii="宋体" w:hAnsi="宋体"/>
            <w:lang w:val="en-US" w:eastAsia="zh-CN"/>
          </w:rPr>
          <w:t>已上市</w:t>
        </w:r>
      </w:ins>
      <w:ins w:id="687" w:author="徐蕾娜" w:date="2025-06-20T14:28:24Z">
        <w:r>
          <w:rPr>
            <w:rFonts w:hint="eastAsia" w:ascii="宋体" w:hAnsi="宋体"/>
            <w:lang w:val="en-US" w:eastAsia="zh-CN"/>
          </w:rPr>
          <w:t>产品</w:t>
        </w:r>
      </w:ins>
      <w:ins w:id="688" w:author="徐蕾娜" w:date="2025-06-20T14:28:25Z">
        <w:r>
          <w:rPr>
            <w:rFonts w:hint="eastAsia" w:ascii="宋体" w:hAnsi="宋体"/>
            <w:lang w:val="en-US" w:eastAsia="zh-CN"/>
          </w:rPr>
          <w:t>的</w:t>
        </w:r>
      </w:ins>
      <w:ins w:id="689" w:author="徐蕾娜" w:date="2025-06-20T14:28:27Z">
        <w:r>
          <w:rPr>
            <w:rFonts w:hint="eastAsia" w:ascii="宋体" w:hAnsi="宋体"/>
            <w:lang w:val="en-US" w:eastAsia="zh-CN"/>
          </w:rPr>
          <w:t>影响</w:t>
        </w:r>
      </w:ins>
      <w:ins w:id="690" w:author="徐蕾娜" w:date="2025-06-20T14:28:28Z">
        <w:r>
          <w:rPr>
            <w:rFonts w:hint="eastAsia" w:ascii="宋体" w:hAnsi="宋体"/>
            <w:lang w:val="en-US" w:eastAsia="zh-CN"/>
          </w:rPr>
          <w:t>范围</w:t>
        </w:r>
      </w:ins>
      <w:ins w:id="691" w:author="徐蕾娜" w:date="2025-06-20T14:28:29Z">
        <w:r>
          <w:rPr>
            <w:rFonts w:hint="eastAsia" w:ascii="宋体" w:hAnsi="宋体"/>
            <w:lang w:val="en-US" w:eastAsia="zh-CN"/>
          </w:rPr>
          <w:t>，</w:t>
        </w:r>
      </w:ins>
      <w:ins w:id="692" w:author="徐蕾娜" w:date="2025-06-20T14:28:30Z">
        <w:r>
          <w:rPr>
            <w:rFonts w:hint="eastAsia" w:ascii="宋体" w:hAnsi="宋体"/>
            <w:lang w:val="en-US" w:eastAsia="zh-CN"/>
          </w:rPr>
          <w:t>包括</w:t>
        </w:r>
      </w:ins>
      <w:ins w:id="693" w:author="徐蕾娜" w:date="2025-06-20T14:28:32Z">
        <w:r>
          <w:rPr>
            <w:rFonts w:hint="eastAsia" w:ascii="宋体" w:hAnsi="宋体"/>
            <w:lang w:val="en-US" w:eastAsia="zh-CN"/>
          </w:rPr>
          <w:t>涉及</w:t>
        </w:r>
      </w:ins>
      <w:ins w:id="694" w:author="徐蕾娜" w:date="2025-06-20T14:28:33Z">
        <w:r>
          <w:rPr>
            <w:rFonts w:hint="eastAsia" w:ascii="宋体" w:hAnsi="宋体"/>
            <w:lang w:val="en-US" w:eastAsia="zh-CN"/>
          </w:rPr>
          <w:t>的</w:t>
        </w:r>
      </w:ins>
      <w:ins w:id="695" w:author="徐蕾娜" w:date="2025-06-20T14:28:34Z">
        <w:r>
          <w:rPr>
            <w:rFonts w:hint="eastAsia" w:ascii="宋体" w:hAnsi="宋体"/>
            <w:lang w:val="en-US" w:eastAsia="zh-CN"/>
          </w:rPr>
          <w:t>软件</w:t>
        </w:r>
      </w:ins>
      <w:ins w:id="696" w:author="徐蕾娜" w:date="2025-06-20T14:28:35Z">
        <w:r>
          <w:rPr>
            <w:rFonts w:hint="eastAsia" w:ascii="宋体" w:hAnsi="宋体"/>
            <w:lang w:val="en-US" w:eastAsia="zh-CN"/>
          </w:rPr>
          <w:t>版本</w:t>
        </w:r>
      </w:ins>
      <w:ins w:id="697" w:author="徐蕾娜" w:date="2025-06-20T14:28:36Z">
        <w:r>
          <w:rPr>
            <w:rFonts w:hint="eastAsia" w:ascii="宋体" w:hAnsi="宋体"/>
            <w:lang w:val="en-US" w:eastAsia="zh-CN"/>
          </w:rPr>
          <w:t>、</w:t>
        </w:r>
      </w:ins>
      <w:ins w:id="698" w:author="徐蕾娜" w:date="2025-06-20T14:28:37Z">
        <w:r>
          <w:rPr>
            <w:rFonts w:hint="eastAsia" w:ascii="宋体" w:hAnsi="宋体"/>
            <w:lang w:val="en-US" w:eastAsia="zh-CN"/>
          </w:rPr>
          <w:t>用户</w:t>
        </w:r>
      </w:ins>
      <w:ins w:id="699" w:author="徐蕾娜" w:date="2025-06-20T14:28:39Z">
        <w:r>
          <w:rPr>
            <w:rFonts w:hint="eastAsia" w:ascii="宋体" w:hAnsi="宋体"/>
            <w:lang w:val="en-US" w:eastAsia="zh-CN"/>
          </w:rPr>
          <w:t>群体</w:t>
        </w:r>
      </w:ins>
      <w:ins w:id="700" w:author="徐蕾娜" w:date="2025-06-20T14:28:40Z">
        <w:r>
          <w:rPr>
            <w:rFonts w:hint="eastAsia" w:ascii="宋体" w:hAnsi="宋体"/>
            <w:lang w:val="en-US" w:eastAsia="zh-CN"/>
          </w:rPr>
          <w:t>、</w:t>
        </w:r>
      </w:ins>
      <w:ins w:id="701" w:author="徐蕾娜" w:date="2025-06-20T14:28:41Z">
        <w:r>
          <w:rPr>
            <w:rFonts w:hint="eastAsia" w:ascii="宋体" w:hAnsi="宋体"/>
            <w:lang w:val="en-US" w:eastAsia="zh-CN"/>
          </w:rPr>
          <w:t>使用</w:t>
        </w:r>
      </w:ins>
      <w:ins w:id="702" w:author="徐蕾娜" w:date="2025-06-20T14:28:44Z">
        <w:r>
          <w:rPr>
            <w:rFonts w:hint="eastAsia" w:ascii="宋体" w:hAnsi="宋体"/>
            <w:lang w:val="en-US" w:eastAsia="zh-CN"/>
          </w:rPr>
          <w:t>场景</w:t>
        </w:r>
      </w:ins>
      <w:ins w:id="703" w:author="徐蕾娜" w:date="2025-06-20T14:28:45Z">
        <w:r>
          <w:rPr>
            <w:rFonts w:hint="eastAsia" w:ascii="宋体" w:hAnsi="宋体"/>
            <w:lang w:val="en-US" w:eastAsia="zh-CN"/>
          </w:rPr>
          <w:t>。</w:t>
        </w:r>
      </w:ins>
    </w:p>
    <w:p w14:paraId="5D787EE0">
      <w:pPr>
        <w:ind w:firstLine="420"/>
        <w:rPr>
          <w:ins w:id="704" w:author="徐蕾娜" w:date="2025-06-20T14:30:51Z"/>
          <w:rFonts w:hint="eastAsia" w:ascii="宋体" w:hAnsi="宋体"/>
          <w:lang w:val="en-US" w:eastAsia="zh-CN"/>
        </w:rPr>
      </w:pPr>
      <w:ins w:id="705" w:author="徐蕾娜" w:date="2025-06-20T14:29:31Z">
        <w:r>
          <w:rPr>
            <w:rFonts w:hint="eastAsia" w:ascii="宋体" w:hAnsi="宋体"/>
            <w:lang w:val="en-US" w:eastAsia="zh-CN"/>
          </w:rPr>
          <w:t>对于</w:t>
        </w:r>
      </w:ins>
      <w:ins w:id="706" w:author="徐蕾娜" w:date="2025-06-20T14:29:34Z">
        <w:r>
          <w:rPr>
            <w:rFonts w:hint="eastAsia" w:ascii="宋体" w:hAnsi="宋体"/>
            <w:lang w:val="en-US" w:eastAsia="zh-CN"/>
          </w:rPr>
          <w:t>“</w:t>
        </w:r>
      </w:ins>
      <w:ins w:id="707" w:author="徐蕾娜" w:date="2025-06-20T14:30:46Z">
        <w:r>
          <w:rPr>
            <w:rFonts w:hint="eastAsia" w:ascii="宋体" w:hAnsi="宋体"/>
            <w:lang w:val="en-US" w:eastAsia="zh-CN"/>
          </w:rPr>
          <w:t>致命</w:t>
        </w:r>
      </w:ins>
      <w:ins w:id="708" w:author="徐蕾娜" w:date="2025-06-20T14:29:39Z">
        <w:r>
          <w:rPr>
            <w:rFonts w:hint="eastAsia" w:ascii="宋体" w:hAnsi="宋体"/>
            <w:lang w:val="en-US" w:eastAsia="zh-CN"/>
          </w:rPr>
          <w:t>”</w:t>
        </w:r>
      </w:ins>
      <w:ins w:id="709" w:author="徐蕾娜" w:date="2025-06-20T14:29:40Z">
        <w:r>
          <w:rPr>
            <w:rFonts w:hint="eastAsia" w:ascii="宋体" w:hAnsi="宋体"/>
            <w:lang w:val="en-US" w:eastAsia="zh-CN"/>
          </w:rPr>
          <w:t>缺陷</w:t>
        </w:r>
      </w:ins>
      <w:ins w:id="710" w:author="徐蕾娜" w:date="2025-06-20T14:30:55Z">
        <w:r>
          <w:rPr>
            <w:rFonts w:hint="eastAsia" w:ascii="宋体" w:hAnsi="宋体"/>
            <w:lang w:val="en-US" w:eastAsia="zh-CN"/>
          </w:rPr>
          <w:t>：</w:t>
        </w:r>
      </w:ins>
      <w:ins w:id="711" w:author="徐蕾娜" w:date="2025-06-20T14:29:44Z">
        <w:r>
          <w:rPr>
            <w:rFonts w:hint="eastAsia" w:ascii="宋体" w:hAnsi="宋体"/>
            <w:lang w:val="en-US" w:eastAsia="zh-CN"/>
          </w:rPr>
          <w:t>评审</w:t>
        </w:r>
      </w:ins>
      <w:ins w:id="712" w:author="徐蕾娜" w:date="2025-06-20T14:29:47Z">
        <w:r>
          <w:rPr>
            <w:rFonts w:hint="eastAsia" w:ascii="宋体" w:hAnsi="宋体"/>
            <w:lang w:val="en-US" w:eastAsia="zh-CN"/>
          </w:rPr>
          <w:t>结论</w:t>
        </w:r>
      </w:ins>
      <w:ins w:id="713" w:author="徐蕾娜" w:date="2025-06-20T14:29:48Z">
        <w:r>
          <w:rPr>
            <w:rFonts w:hint="eastAsia" w:ascii="宋体" w:hAnsi="宋体"/>
            <w:lang w:val="en-US" w:eastAsia="zh-CN"/>
          </w:rPr>
          <w:t>需</w:t>
        </w:r>
      </w:ins>
      <w:ins w:id="714" w:author="徐蕾娜" w:date="2025-06-20T14:29:50Z">
        <w:r>
          <w:rPr>
            <w:rFonts w:hint="eastAsia" w:ascii="宋体" w:hAnsi="宋体"/>
            <w:lang w:val="en-US" w:eastAsia="zh-CN"/>
          </w:rPr>
          <w:t>经</w:t>
        </w:r>
      </w:ins>
      <w:ins w:id="715" w:author="徐蕾娜" w:date="2025-06-20T14:30:04Z">
        <w:r>
          <w:rPr>
            <w:rFonts w:hint="eastAsia" w:ascii="宋体" w:hAnsi="宋体"/>
            <w:lang w:val="en-US" w:eastAsia="zh-CN"/>
          </w:rPr>
          <w:t>企业</w:t>
        </w:r>
      </w:ins>
      <w:ins w:id="716" w:author="徐蕾娜" w:date="2025-06-20T14:30:06Z">
        <w:r>
          <w:rPr>
            <w:rFonts w:hint="eastAsia" w:ascii="宋体" w:hAnsi="宋体"/>
            <w:lang w:val="en-US" w:eastAsia="zh-CN"/>
          </w:rPr>
          <w:t>负责人</w:t>
        </w:r>
      </w:ins>
      <w:ins w:id="717" w:author="徐蕾娜" w:date="2025-06-20T14:29:53Z">
        <w:r>
          <w:rPr>
            <w:rFonts w:hint="eastAsia" w:ascii="宋体" w:hAnsi="宋体"/>
            <w:lang w:val="en-US" w:eastAsia="zh-CN"/>
          </w:rPr>
          <w:t>审批，</w:t>
        </w:r>
      </w:ins>
      <w:ins w:id="718" w:author="徐蕾娜" w:date="2025-06-20T14:29:55Z">
        <w:r>
          <w:rPr>
            <w:rFonts w:hint="eastAsia" w:ascii="宋体" w:hAnsi="宋体"/>
            <w:lang w:val="en-US" w:eastAsia="zh-CN"/>
          </w:rPr>
          <w:t>确认</w:t>
        </w:r>
      </w:ins>
      <w:ins w:id="719" w:author="徐蕾娜" w:date="2025-06-20T14:29:56Z">
        <w:r>
          <w:rPr>
            <w:rFonts w:hint="eastAsia" w:ascii="宋体" w:hAnsi="宋体"/>
            <w:lang w:val="en-US" w:eastAsia="zh-CN"/>
          </w:rPr>
          <w:t>是否</w:t>
        </w:r>
      </w:ins>
      <w:ins w:id="720" w:author="徐蕾娜" w:date="2025-06-20T14:29:58Z">
        <w:r>
          <w:rPr>
            <w:rFonts w:hint="eastAsia" w:ascii="宋体" w:hAnsi="宋体"/>
            <w:lang w:val="en-US" w:eastAsia="zh-CN"/>
          </w:rPr>
          <w:t>启动</w:t>
        </w:r>
      </w:ins>
      <w:ins w:id="721" w:author="徐蕾娜" w:date="2025-06-20T14:30:23Z">
        <w:r>
          <w:rPr>
            <w:rFonts w:hint="eastAsia" w:ascii="宋体" w:hAnsi="宋体"/>
            <w:lang w:val="en-US" w:eastAsia="zh-CN"/>
          </w:rPr>
          <w:t>产品</w:t>
        </w:r>
      </w:ins>
      <w:ins w:id="722" w:author="徐蕾娜" w:date="2025-06-20T14:30:24Z">
        <w:r>
          <w:rPr>
            <w:rFonts w:hint="eastAsia" w:ascii="宋体" w:hAnsi="宋体"/>
            <w:lang w:val="en-US" w:eastAsia="zh-CN"/>
          </w:rPr>
          <w:t>召回</w:t>
        </w:r>
      </w:ins>
      <w:ins w:id="723" w:author="徐蕾娜" w:date="2025-06-20T14:30:25Z">
        <w:r>
          <w:rPr>
            <w:rFonts w:hint="eastAsia" w:ascii="宋体" w:hAnsi="宋体"/>
            <w:lang w:val="en-US" w:eastAsia="zh-CN"/>
          </w:rPr>
          <w:t>、</w:t>
        </w:r>
      </w:ins>
      <w:ins w:id="724" w:author="徐蕾娜" w:date="2025-06-20T14:30:27Z">
        <w:r>
          <w:rPr>
            <w:rFonts w:hint="eastAsia" w:ascii="宋体" w:hAnsi="宋体"/>
            <w:lang w:val="en-US" w:eastAsia="zh-CN"/>
          </w:rPr>
          <w:t>紧急</w:t>
        </w:r>
      </w:ins>
      <w:ins w:id="725" w:author="徐蕾娜" w:date="2025-06-20T14:30:28Z">
        <w:r>
          <w:rPr>
            <w:rFonts w:hint="eastAsia" w:ascii="宋体" w:hAnsi="宋体"/>
            <w:lang w:val="en-US" w:eastAsia="zh-CN"/>
          </w:rPr>
          <w:t>软件</w:t>
        </w:r>
      </w:ins>
      <w:ins w:id="726" w:author="徐蕾娜" w:date="2025-06-20T14:30:30Z">
        <w:r>
          <w:rPr>
            <w:rFonts w:hint="eastAsia" w:ascii="宋体" w:hAnsi="宋体"/>
            <w:lang w:val="en-US" w:eastAsia="zh-CN"/>
          </w:rPr>
          <w:t>更新</w:t>
        </w:r>
      </w:ins>
      <w:ins w:id="727" w:author="徐蕾娜" w:date="2025-06-20T14:30:31Z">
        <w:r>
          <w:rPr>
            <w:rFonts w:hint="eastAsia" w:ascii="宋体" w:hAnsi="宋体"/>
            <w:lang w:val="en-US" w:eastAsia="zh-CN"/>
          </w:rPr>
          <w:t>等</w:t>
        </w:r>
      </w:ins>
      <w:ins w:id="728" w:author="徐蕾娜" w:date="2025-06-20T14:30:33Z">
        <w:r>
          <w:rPr>
            <w:rFonts w:hint="eastAsia" w:ascii="宋体" w:hAnsi="宋体"/>
            <w:lang w:val="en-US" w:eastAsia="zh-CN"/>
          </w:rPr>
          <w:t>措施</w:t>
        </w:r>
      </w:ins>
      <w:ins w:id="729" w:author="徐蕾娜" w:date="2025-06-20T14:30:34Z">
        <w:r>
          <w:rPr>
            <w:rFonts w:hint="eastAsia" w:ascii="宋体" w:hAnsi="宋体"/>
            <w:lang w:val="en-US" w:eastAsia="zh-CN"/>
          </w:rPr>
          <w:t>，</w:t>
        </w:r>
      </w:ins>
      <w:ins w:id="730" w:author="徐蕾娜" w:date="2025-06-20T14:30:35Z">
        <w:r>
          <w:rPr>
            <w:rFonts w:hint="eastAsia" w:ascii="宋体" w:hAnsi="宋体"/>
            <w:lang w:val="en-US" w:eastAsia="zh-CN"/>
          </w:rPr>
          <w:t>并</w:t>
        </w:r>
      </w:ins>
      <w:ins w:id="731" w:author="徐蕾娜" w:date="2025-06-20T14:30:37Z">
        <w:r>
          <w:rPr>
            <w:rFonts w:hint="eastAsia" w:ascii="宋体" w:hAnsi="宋体"/>
            <w:lang w:val="en-US" w:eastAsia="zh-CN"/>
          </w:rPr>
          <w:t>在</w:t>
        </w:r>
      </w:ins>
      <w:ins w:id="732" w:author="徐蕾娜" w:date="2025-06-20T14:30:38Z">
        <w:r>
          <w:rPr>
            <w:rFonts w:hint="eastAsia" w:ascii="宋体" w:hAnsi="宋体"/>
            <w:lang w:val="en-US" w:eastAsia="zh-CN"/>
          </w:rPr>
          <w:t>24</w:t>
        </w:r>
      </w:ins>
      <w:ins w:id="733" w:author="徐蕾娜" w:date="2025-06-20T14:30:39Z">
        <w:r>
          <w:rPr>
            <w:rFonts w:hint="eastAsia" w:ascii="宋体" w:hAnsi="宋体"/>
            <w:lang w:val="en-US" w:eastAsia="zh-CN"/>
          </w:rPr>
          <w:t>小时</w:t>
        </w:r>
      </w:ins>
      <w:ins w:id="734" w:author="徐蕾娜" w:date="2025-06-20T14:30:40Z">
        <w:r>
          <w:rPr>
            <w:rFonts w:hint="eastAsia" w:ascii="宋体" w:hAnsi="宋体"/>
            <w:lang w:val="en-US" w:eastAsia="zh-CN"/>
          </w:rPr>
          <w:t>内</w:t>
        </w:r>
      </w:ins>
      <w:ins w:id="735" w:author="徐蕾娜" w:date="2025-06-20T14:30:41Z">
        <w:r>
          <w:rPr>
            <w:rFonts w:hint="eastAsia" w:ascii="宋体" w:hAnsi="宋体"/>
            <w:lang w:val="en-US" w:eastAsia="zh-CN"/>
          </w:rPr>
          <w:t>完成</w:t>
        </w:r>
      </w:ins>
      <w:ins w:id="736" w:author="徐蕾娜" w:date="2025-06-20T14:30:50Z">
        <w:r>
          <w:rPr>
            <w:rFonts w:hint="eastAsia" w:ascii="宋体" w:hAnsi="宋体"/>
            <w:lang w:val="en-US" w:eastAsia="zh-CN"/>
          </w:rPr>
          <w:t>；</w:t>
        </w:r>
      </w:ins>
    </w:p>
    <w:p w14:paraId="385934BE">
      <w:pPr>
        <w:ind w:firstLine="420"/>
        <w:rPr>
          <w:ins w:id="737" w:author="徐蕾娜" w:date="2025-06-20T14:31:57Z"/>
          <w:rFonts w:hint="eastAsia" w:ascii="宋体" w:hAnsi="宋体"/>
          <w:lang w:val="en-US" w:eastAsia="zh-CN"/>
        </w:rPr>
      </w:pPr>
      <w:ins w:id="738" w:author="徐蕾娜" w:date="2025-06-20T14:30:58Z">
        <w:r>
          <w:rPr>
            <w:rFonts w:hint="eastAsia" w:ascii="宋体" w:hAnsi="宋体"/>
            <w:lang w:val="en-US" w:eastAsia="zh-CN"/>
          </w:rPr>
          <w:t>对于</w:t>
        </w:r>
      </w:ins>
      <w:ins w:id="739" w:author="徐蕾娜" w:date="2025-06-20T14:30:59Z">
        <w:r>
          <w:rPr>
            <w:rFonts w:hint="eastAsia" w:ascii="宋体" w:hAnsi="宋体"/>
            <w:lang w:val="en-US" w:eastAsia="zh-CN"/>
          </w:rPr>
          <w:t>“</w:t>
        </w:r>
      </w:ins>
      <w:ins w:id="740" w:author="徐蕾娜" w:date="2025-06-20T14:31:00Z">
        <w:r>
          <w:rPr>
            <w:rFonts w:hint="eastAsia" w:ascii="宋体" w:hAnsi="宋体"/>
            <w:lang w:val="en-US" w:eastAsia="zh-CN"/>
          </w:rPr>
          <w:t>严重</w:t>
        </w:r>
      </w:ins>
      <w:ins w:id="741" w:author="徐蕾娜" w:date="2025-06-20T14:31:01Z">
        <w:r>
          <w:rPr>
            <w:rFonts w:hint="eastAsia" w:ascii="宋体" w:hAnsi="宋体"/>
            <w:lang w:val="en-US" w:eastAsia="zh-CN"/>
          </w:rPr>
          <w:t>”</w:t>
        </w:r>
      </w:ins>
      <w:ins w:id="742" w:author="徐蕾娜" w:date="2025-06-20T14:31:02Z">
        <w:r>
          <w:rPr>
            <w:rFonts w:hint="eastAsia" w:ascii="宋体" w:hAnsi="宋体"/>
            <w:lang w:val="en-US" w:eastAsia="zh-CN"/>
          </w:rPr>
          <w:t>缺陷</w:t>
        </w:r>
      </w:ins>
      <w:ins w:id="743" w:author="徐蕾娜" w:date="2025-06-20T14:31:04Z">
        <w:r>
          <w:rPr>
            <w:rFonts w:hint="eastAsia" w:ascii="宋体" w:hAnsi="宋体"/>
            <w:lang w:val="en-US" w:eastAsia="zh-CN"/>
          </w:rPr>
          <w:t>：</w:t>
        </w:r>
      </w:ins>
      <w:ins w:id="744" w:author="徐蕾娜" w:date="2025-06-20T14:31:07Z">
        <w:r>
          <w:rPr>
            <w:rFonts w:hint="eastAsia" w:ascii="宋体" w:hAnsi="宋体"/>
            <w:lang w:val="en-US" w:eastAsia="zh-CN"/>
          </w:rPr>
          <w:t>由</w:t>
        </w:r>
      </w:ins>
      <w:ins w:id="745" w:author="徐蕾娜" w:date="2025-06-20T14:31:10Z">
        <w:r>
          <w:rPr>
            <w:rFonts w:hint="eastAsia" w:ascii="宋体" w:hAnsi="宋体"/>
            <w:lang w:val="en-US" w:eastAsia="zh-CN"/>
          </w:rPr>
          <w:t>管代</w:t>
        </w:r>
      </w:ins>
      <w:ins w:id="746" w:author="徐蕾娜" w:date="2025-06-20T14:31:12Z">
        <w:r>
          <w:rPr>
            <w:rFonts w:hint="eastAsia" w:ascii="宋体" w:hAnsi="宋体"/>
            <w:lang w:val="en-US" w:eastAsia="zh-CN"/>
          </w:rPr>
          <w:t>、</w:t>
        </w:r>
      </w:ins>
      <w:ins w:id="747" w:author="徐蕾娜" w:date="2025-06-20T14:31:15Z">
        <w:r>
          <w:rPr>
            <w:rFonts w:hint="eastAsia" w:ascii="宋体" w:hAnsi="宋体"/>
            <w:lang w:val="en-US" w:eastAsia="zh-CN"/>
          </w:rPr>
          <w:t>质量</w:t>
        </w:r>
      </w:ins>
      <w:ins w:id="748" w:author="徐蕾娜" w:date="2025-06-20T14:31:20Z">
        <w:r>
          <w:rPr>
            <w:rFonts w:hint="eastAsia" w:ascii="宋体" w:hAnsi="宋体"/>
            <w:lang w:val="en-US" w:eastAsia="zh-CN"/>
          </w:rPr>
          <w:t>负责人</w:t>
        </w:r>
      </w:ins>
      <w:ins w:id="749" w:author="徐蕾娜" w:date="2025-06-20T14:31:25Z">
        <w:r>
          <w:rPr>
            <w:rFonts w:hint="eastAsia" w:ascii="宋体" w:hAnsi="宋体"/>
            <w:lang w:val="en-US" w:eastAsia="zh-CN"/>
          </w:rPr>
          <w:t>和</w:t>
        </w:r>
      </w:ins>
      <w:ins w:id="750" w:author="徐蕾娜" w:date="2025-06-20T14:31:27Z">
        <w:r>
          <w:rPr>
            <w:rFonts w:hint="eastAsia" w:ascii="宋体" w:hAnsi="宋体"/>
            <w:lang w:val="en-US" w:eastAsia="zh-CN"/>
          </w:rPr>
          <w:t>技术</w:t>
        </w:r>
      </w:ins>
      <w:ins w:id="751" w:author="徐蕾娜" w:date="2025-06-20T14:31:29Z">
        <w:r>
          <w:rPr>
            <w:rFonts w:hint="eastAsia" w:ascii="宋体" w:hAnsi="宋体"/>
            <w:lang w:val="en-US" w:eastAsia="zh-CN"/>
          </w:rPr>
          <w:t>负责人</w:t>
        </w:r>
      </w:ins>
      <w:ins w:id="752" w:author="徐蕾娜" w:date="2025-06-20T14:31:32Z">
        <w:r>
          <w:rPr>
            <w:rFonts w:hint="eastAsia" w:ascii="宋体" w:hAnsi="宋体"/>
            <w:lang w:val="en-US" w:eastAsia="zh-CN"/>
          </w:rPr>
          <w:t>联合</w:t>
        </w:r>
      </w:ins>
      <w:ins w:id="753" w:author="徐蕾娜" w:date="2025-06-20T14:31:34Z">
        <w:r>
          <w:rPr>
            <w:rFonts w:hint="eastAsia" w:ascii="宋体" w:hAnsi="宋体"/>
            <w:lang w:val="en-US" w:eastAsia="zh-CN"/>
          </w:rPr>
          <w:t>批准</w:t>
        </w:r>
      </w:ins>
      <w:ins w:id="754" w:author="徐蕾娜" w:date="2025-06-20T14:31:36Z">
        <w:r>
          <w:rPr>
            <w:rFonts w:hint="eastAsia" w:ascii="宋体" w:hAnsi="宋体"/>
            <w:lang w:val="en-US" w:eastAsia="zh-CN"/>
          </w:rPr>
          <w:t>解决</w:t>
        </w:r>
      </w:ins>
      <w:ins w:id="755" w:author="徐蕾娜" w:date="2025-06-20T14:31:37Z">
        <w:r>
          <w:rPr>
            <w:rFonts w:hint="eastAsia" w:ascii="宋体" w:hAnsi="宋体"/>
            <w:lang w:val="en-US" w:eastAsia="zh-CN"/>
          </w:rPr>
          <w:t>方案</w:t>
        </w:r>
      </w:ins>
      <w:ins w:id="756" w:author="徐蕾娜" w:date="2025-06-20T14:31:40Z">
        <w:r>
          <w:rPr>
            <w:rFonts w:hint="eastAsia" w:ascii="宋体" w:hAnsi="宋体"/>
            <w:lang w:val="en-US" w:eastAsia="zh-CN"/>
          </w:rPr>
          <w:t>，</w:t>
        </w:r>
      </w:ins>
      <w:ins w:id="757" w:author="徐蕾娜" w:date="2025-06-20T14:31:44Z">
        <w:r>
          <w:rPr>
            <w:rFonts w:hint="eastAsia" w:ascii="宋体" w:hAnsi="宋体"/>
            <w:lang w:val="en-US" w:eastAsia="zh-CN"/>
          </w:rPr>
          <w:t>确定</w:t>
        </w:r>
      </w:ins>
      <w:ins w:id="758" w:author="徐蕾娜" w:date="2025-06-20T14:31:47Z">
        <w:r>
          <w:rPr>
            <w:rFonts w:hint="eastAsia" w:ascii="宋体" w:hAnsi="宋体"/>
            <w:lang w:val="en-US" w:eastAsia="zh-CN"/>
          </w:rPr>
          <w:t>是否</w:t>
        </w:r>
      </w:ins>
      <w:ins w:id="759" w:author="徐蕾娜" w:date="2025-06-20T14:31:48Z">
        <w:r>
          <w:rPr>
            <w:rFonts w:hint="eastAsia" w:ascii="宋体" w:hAnsi="宋体"/>
            <w:lang w:val="en-US" w:eastAsia="zh-CN"/>
          </w:rPr>
          <w:t>需要</w:t>
        </w:r>
      </w:ins>
      <w:ins w:id="760" w:author="徐蕾娜" w:date="2025-06-20T14:31:50Z">
        <w:r>
          <w:rPr>
            <w:rFonts w:hint="eastAsia" w:ascii="宋体" w:hAnsi="宋体"/>
            <w:lang w:val="en-US" w:eastAsia="zh-CN"/>
          </w:rPr>
          <w:t>发布</w:t>
        </w:r>
      </w:ins>
      <w:ins w:id="761" w:author="徐蕾娜" w:date="2025-06-20T14:31:51Z">
        <w:r>
          <w:rPr>
            <w:rFonts w:hint="eastAsia" w:ascii="宋体" w:hAnsi="宋体"/>
            <w:lang w:val="en-US" w:eastAsia="zh-CN"/>
          </w:rPr>
          <w:t>补丁</w:t>
        </w:r>
      </w:ins>
      <w:ins w:id="762" w:author="徐蕾娜" w:date="2025-06-20T14:31:53Z">
        <w:r>
          <w:rPr>
            <w:rFonts w:hint="eastAsia" w:ascii="宋体" w:hAnsi="宋体"/>
            <w:lang w:val="en-US" w:eastAsia="zh-CN"/>
          </w:rPr>
          <w:t>或</w:t>
        </w:r>
      </w:ins>
      <w:ins w:id="763" w:author="徐蕾娜" w:date="2025-06-20T14:31:54Z">
        <w:r>
          <w:rPr>
            <w:rFonts w:hint="eastAsia" w:ascii="宋体" w:hAnsi="宋体"/>
            <w:lang w:val="en-US" w:eastAsia="zh-CN"/>
          </w:rPr>
          <w:t>版本</w:t>
        </w:r>
      </w:ins>
      <w:ins w:id="764" w:author="徐蕾娜" w:date="2025-06-20T14:31:55Z">
        <w:r>
          <w:rPr>
            <w:rFonts w:hint="eastAsia" w:ascii="宋体" w:hAnsi="宋体"/>
            <w:lang w:val="en-US" w:eastAsia="zh-CN"/>
          </w:rPr>
          <w:t>更新</w:t>
        </w:r>
      </w:ins>
      <w:ins w:id="765" w:author="徐蕾娜" w:date="2025-06-20T14:31:56Z">
        <w:r>
          <w:rPr>
            <w:rFonts w:hint="eastAsia" w:ascii="宋体" w:hAnsi="宋体"/>
            <w:lang w:val="en-US" w:eastAsia="zh-CN"/>
          </w:rPr>
          <w:t>；</w:t>
        </w:r>
      </w:ins>
    </w:p>
    <w:p w14:paraId="7F7EF14B">
      <w:pPr>
        <w:ind w:firstLine="420"/>
        <w:rPr>
          <w:ins w:id="766" w:author="徐蕾娜" w:date="2025-06-20T14:33:18Z"/>
          <w:rFonts w:hint="eastAsia" w:ascii="宋体" w:hAnsi="宋体"/>
          <w:lang w:val="en-US" w:eastAsia="zh-CN"/>
        </w:rPr>
      </w:pPr>
      <w:ins w:id="767" w:author="徐蕾娜" w:date="2025-06-20T14:32:17Z">
        <w:r>
          <w:rPr>
            <w:rFonts w:hint="eastAsia" w:ascii="宋体" w:hAnsi="宋体"/>
            <w:lang w:val="en-US" w:eastAsia="zh-CN"/>
          </w:rPr>
          <w:t>对于</w:t>
        </w:r>
      </w:ins>
      <w:ins w:id="768" w:author="徐蕾娜" w:date="2025-06-20T14:32:18Z">
        <w:r>
          <w:rPr>
            <w:rFonts w:hint="eastAsia" w:ascii="宋体" w:hAnsi="宋体"/>
            <w:lang w:val="en-US" w:eastAsia="zh-CN"/>
          </w:rPr>
          <w:t>“</w:t>
        </w:r>
      </w:ins>
      <w:ins w:id="769" w:author="徐蕾娜" w:date="2025-06-20T14:32:20Z">
        <w:r>
          <w:rPr>
            <w:rFonts w:hint="eastAsia" w:ascii="宋体" w:hAnsi="宋体"/>
            <w:lang w:val="en-US" w:eastAsia="zh-CN"/>
          </w:rPr>
          <w:t>一般”</w:t>
        </w:r>
      </w:ins>
      <w:ins w:id="770" w:author="徐蕾娜" w:date="2025-06-20T14:32:21Z">
        <w:r>
          <w:rPr>
            <w:rFonts w:hint="eastAsia" w:ascii="宋体" w:hAnsi="宋体"/>
            <w:lang w:val="en-US" w:eastAsia="zh-CN"/>
          </w:rPr>
          <w:t>、</w:t>
        </w:r>
      </w:ins>
      <w:ins w:id="771" w:author="徐蕾娜" w:date="2025-06-20T14:32:22Z">
        <w:r>
          <w:rPr>
            <w:rFonts w:hint="eastAsia" w:ascii="宋体" w:hAnsi="宋体"/>
            <w:lang w:val="en-US" w:eastAsia="zh-CN"/>
          </w:rPr>
          <w:t>“</w:t>
        </w:r>
      </w:ins>
      <w:ins w:id="772" w:author="徐蕾娜" w:date="2025-06-20T14:32:24Z">
        <w:r>
          <w:rPr>
            <w:rFonts w:hint="eastAsia" w:ascii="宋体" w:hAnsi="宋体"/>
            <w:lang w:val="en-US" w:eastAsia="zh-CN"/>
          </w:rPr>
          <w:t>提示</w:t>
        </w:r>
      </w:ins>
      <w:ins w:id="773" w:author="徐蕾娜" w:date="2025-06-20T14:32:25Z">
        <w:r>
          <w:rPr>
            <w:rFonts w:hint="eastAsia" w:ascii="宋体" w:hAnsi="宋体"/>
            <w:lang w:val="en-US" w:eastAsia="zh-CN"/>
          </w:rPr>
          <w:t>”</w:t>
        </w:r>
      </w:ins>
      <w:ins w:id="774" w:author="徐蕾娜" w:date="2025-06-20T14:32:27Z">
        <w:r>
          <w:rPr>
            <w:rFonts w:hint="eastAsia" w:ascii="宋体" w:hAnsi="宋体"/>
            <w:lang w:val="en-US" w:eastAsia="zh-CN"/>
          </w:rPr>
          <w:t>缺陷：</w:t>
        </w:r>
      </w:ins>
      <w:ins w:id="775" w:author="徐蕾娜" w:date="2025-06-20T14:32:31Z">
        <w:r>
          <w:rPr>
            <w:rFonts w:hint="eastAsia" w:ascii="宋体" w:hAnsi="宋体"/>
            <w:lang w:val="en-US" w:eastAsia="zh-CN"/>
          </w:rPr>
          <w:t>纳入</w:t>
        </w:r>
      </w:ins>
      <w:ins w:id="776" w:author="徐蕾娜" w:date="2025-06-20T14:32:36Z">
        <w:r>
          <w:rPr>
            <w:rFonts w:hint="eastAsia" w:ascii="宋体" w:hAnsi="宋体"/>
            <w:lang w:val="en-US" w:eastAsia="zh-CN"/>
          </w:rPr>
          <w:t>季度</w:t>
        </w:r>
      </w:ins>
      <w:ins w:id="777" w:author="徐蕾娜" w:date="2025-06-20T14:32:37Z">
        <w:r>
          <w:rPr>
            <w:rFonts w:hint="eastAsia" w:ascii="宋体" w:hAnsi="宋体"/>
            <w:lang w:val="en-US" w:eastAsia="zh-CN"/>
          </w:rPr>
          <w:t>或</w:t>
        </w:r>
      </w:ins>
      <w:ins w:id="778" w:author="徐蕾娜" w:date="2025-06-20T14:32:39Z">
        <w:r>
          <w:rPr>
            <w:rFonts w:hint="eastAsia" w:ascii="宋体" w:hAnsi="宋体"/>
            <w:lang w:val="en-US" w:eastAsia="zh-CN"/>
          </w:rPr>
          <w:t>年度</w:t>
        </w:r>
      </w:ins>
      <w:ins w:id="779" w:author="徐蕾娜" w:date="2025-06-20T14:32:47Z">
        <w:r>
          <w:rPr>
            <w:rFonts w:hint="eastAsia" w:ascii="宋体" w:hAnsi="宋体"/>
            <w:lang w:val="en-US" w:eastAsia="zh-CN"/>
          </w:rPr>
          <w:t>更新</w:t>
        </w:r>
      </w:ins>
      <w:ins w:id="780" w:author="徐蕾娜" w:date="2025-06-20T14:32:50Z">
        <w:r>
          <w:rPr>
            <w:rFonts w:hint="eastAsia" w:ascii="宋体" w:hAnsi="宋体"/>
            <w:lang w:val="en-US" w:eastAsia="zh-CN"/>
          </w:rPr>
          <w:t>维护计划</w:t>
        </w:r>
      </w:ins>
      <w:ins w:id="781" w:author="徐蕾娜" w:date="2025-06-20T14:32:51Z">
        <w:r>
          <w:rPr>
            <w:rFonts w:hint="eastAsia" w:ascii="宋体" w:hAnsi="宋体"/>
            <w:lang w:val="en-US" w:eastAsia="zh-CN"/>
          </w:rPr>
          <w:t>，</w:t>
        </w:r>
      </w:ins>
      <w:ins w:id="782" w:author="徐蕾娜" w:date="2025-06-20T14:32:59Z">
        <w:r>
          <w:rPr>
            <w:rFonts w:hint="eastAsia" w:ascii="宋体" w:hAnsi="宋体"/>
            <w:lang w:val="en-US" w:eastAsia="zh-CN"/>
          </w:rPr>
          <w:t>由</w:t>
        </w:r>
      </w:ins>
      <w:ins w:id="783" w:author="徐蕾娜" w:date="2025-06-20T14:33:02Z">
        <w:r>
          <w:rPr>
            <w:rFonts w:hint="eastAsia" w:ascii="宋体" w:hAnsi="宋体"/>
            <w:lang w:val="en-US" w:eastAsia="zh-CN"/>
          </w:rPr>
          <w:t>研发部</w:t>
        </w:r>
      </w:ins>
      <w:ins w:id="784" w:author="徐蕾娜" w:date="2025-06-20T14:33:03Z">
        <w:r>
          <w:rPr>
            <w:rFonts w:hint="eastAsia" w:ascii="宋体" w:hAnsi="宋体"/>
            <w:lang w:val="en-US" w:eastAsia="zh-CN"/>
          </w:rPr>
          <w:t>负责人</w:t>
        </w:r>
      </w:ins>
      <w:ins w:id="785" w:author="徐蕾娜" w:date="2025-06-20T14:33:05Z">
        <w:r>
          <w:rPr>
            <w:rFonts w:hint="eastAsia" w:ascii="宋体" w:hAnsi="宋体"/>
            <w:lang w:val="en-US" w:eastAsia="zh-CN"/>
          </w:rPr>
          <w:t>批准</w:t>
        </w:r>
      </w:ins>
      <w:ins w:id="786" w:author="徐蕾娜" w:date="2025-06-20T14:33:06Z">
        <w:r>
          <w:rPr>
            <w:rFonts w:hint="eastAsia" w:ascii="宋体" w:hAnsi="宋体"/>
            <w:lang w:val="en-US" w:eastAsia="zh-CN"/>
          </w:rPr>
          <w:t>执行</w:t>
        </w:r>
      </w:ins>
      <w:ins w:id="787" w:author="徐蕾娜" w:date="2025-06-20T14:33:07Z">
        <w:r>
          <w:rPr>
            <w:rFonts w:hint="eastAsia" w:ascii="宋体" w:hAnsi="宋体"/>
            <w:lang w:val="en-US" w:eastAsia="zh-CN"/>
          </w:rPr>
          <w:t>。</w:t>
        </w:r>
      </w:ins>
    </w:p>
    <w:p w14:paraId="42AAC952">
      <w:pPr>
        <w:pStyle w:val="5"/>
        <w:numPr>
          <w:numId w:val="2"/>
        </w:numPr>
        <w:tabs>
          <w:tab w:val="clear" w:pos="1290"/>
        </w:tabs>
        <w:spacing w:after="0"/>
        <w:ind w:left="850" w:hanging="850"/>
        <w:rPr>
          <w:ins w:id="788" w:author="徐蕾娜" w:date="2025-06-20T14:33:24Z"/>
          <w:rFonts w:hint="eastAsia"/>
        </w:rPr>
      </w:pPr>
      <w:ins w:id="789" w:author="徐蕾娜" w:date="2025-06-20T14:33:24Z">
        <w:bookmarkStart w:id="92" w:name="_Toc13100"/>
        <w:bookmarkStart w:id="93" w:name="_Toc32067"/>
        <w:r>
          <w:rPr>
            <w:rFonts w:hint="eastAsia"/>
            <w:lang w:val="en-US" w:eastAsia="zh-CN"/>
          </w:rPr>
          <w:t>缺陷</w:t>
        </w:r>
      </w:ins>
      <w:ins w:id="790" w:author="徐蕾娜" w:date="2025-06-20T14:33:31Z">
        <w:r>
          <w:rPr>
            <w:rFonts w:hint="eastAsia"/>
            <w:lang w:val="en-US" w:eastAsia="zh-CN"/>
          </w:rPr>
          <w:t>解决</w:t>
        </w:r>
      </w:ins>
      <w:ins w:id="791" w:author="徐蕾娜" w:date="2025-06-20T14:33:34Z">
        <w:r>
          <w:rPr>
            <w:rFonts w:hint="eastAsia"/>
            <w:lang w:val="en-US" w:eastAsia="zh-CN"/>
          </w:rPr>
          <w:t>与</w:t>
        </w:r>
      </w:ins>
      <w:ins w:id="792" w:author="徐蕾娜" w:date="2025-06-20T14:33:37Z">
        <w:r>
          <w:rPr>
            <w:rFonts w:hint="eastAsia"/>
            <w:lang w:val="en-US" w:eastAsia="zh-CN"/>
          </w:rPr>
          <w:t>验证</w:t>
        </w:r>
        <w:bookmarkEnd w:id="92"/>
        <w:bookmarkEnd w:id="93"/>
      </w:ins>
    </w:p>
    <w:p w14:paraId="21988359">
      <w:pPr>
        <w:ind w:firstLine="420"/>
        <w:rPr>
          <w:ins w:id="793" w:author="徐蕾娜" w:date="2025-06-20T14:33:56Z"/>
          <w:rFonts w:hint="default" w:ascii="宋体" w:hAnsi="宋体"/>
          <w:lang w:val="en-US" w:eastAsia="zh-CN"/>
        </w:rPr>
      </w:pPr>
      <w:ins w:id="794" w:author="徐蕾娜" w:date="2025-06-20T14:33:56Z">
        <w:r>
          <w:rPr>
            <w:rFonts w:hint="default" w:ascii="宋体" w:hAnsi="宋体"/>
            <w:lang w:val="en-US" w:eastAsia="zh-CN"/>
          </w:rPr>
          <w:t>研发部根据评审结论制定缺陷解决方案，明确问题根本原因、代码修改方案、预计修复版本（X.Y.Z.B中的Z值或B值变更）、所需时间及资源。对于涉及算法变更、功能调整的，需重新进行风险分析和验证计划制定。严格按照方案进行缺陷修复，记录修复过程中的代码变更、配置调整等信息，确保可追溯。​</w:t>
        </w:r>
      </w:ins>
    </w:p>
    <w:p w14:paraId="39FBBAAA">
      <w:pPr>
        <w:ind w:firstLine="420"/>
        <w:rPr>
          <w:ins w:id="795" w:author="徐蕾娜" w:date="2025-06-20T14:35:57Z"/>
          <w:rFonts w:hint="default" w:ascii="宋体" w:hAnsi="宋体"/>
          <w:lang w:val="en-US" w:eastAsia="zh-CN"/>
        </w:rPr>
      </w:pPr>
      <w:ins w:id="796" w:author="徐蕾娜" w:date="2025-06-20T14:33:56Z">
        <w:r>
          <w:rPr>
            <w:rFonts w:hint="default" w:ascii="宋体" w:hAnsi="宋体"/>
            <w:lang w:val="en-US" w:eastAsia="zh-CN"/>
          </w:rPr>
          <w:t>验证测试：开展全面的验证测试，包括缺陷修复验证、回归测试，对于高风险缺陷，需模拟临床场景进行测试，确保修复不会引入新问题。</w:t>
        </w:r>
      </w:ins>
      <w:ins w:id="797" w:author="徐蕾娜" w:date="2025-06-20T14:35:34Z">
        <w:r>
          <w:rPr>
            <w:rFonts w:hint="eastAsia" w:ascii="宋体" w:hAnsi="宋体"/>
            <w:lang w:val="en-US" w:eastAsia="zh-CN"/>
          </w:rPr>
          <w:t>必要</w:t>
        </w:r>
      </w:ins>
      <w:ins w:id="798" w:author="徐蕾娜" w:date="2025-06-20T14:35:38Z">
        <w:r>
          <w:rPr>
            <w:rFonts w:hint="eastAsia" w:ascii="宋体" w:hAnsi="宋体"/>
            <w:lang w:val="en-US" w:eastAsia="zh-CN"/>
          </w:rPr>
          <w:t>时，</w:t>
        </w:r>
      </w:ins>
      <w:ins w:id="799" w:author="徐蕾娜" w:date="2025-06-20T14:33:56Z">
        <w:r>
          <w:rPr>
            <w:rFonts w:hint="default" w:ascii="宋体" w:hAnsi="宋体"/>
            <w:lang w:val="en-US" w:eastAsia="zh-CN"/>
          </w:rPr>
          <w:t>邀请部分用户参与测试（如试点医院），收集实际使用反馈，验证解决方案的有效性。测试完成后，编写详细的测试报告，包含测试环境、测试用例执行情况、测试结果分析等内容。</w:t>
        </w:r>
      </w:ins>
    </w:p>
    <w:p w14:paraId="43C70E8E">
      <w:pPr>
        <w:pStyle w:val="5"/>
        <w:numPr>
          <w:numId w:val="2"/>
        </w:numPr>
        <w:tabs>
          <w:tab w:val="clear" w:pos="1290"/>
        </w:tabs>
        <w:spacing w:after="0"/>
        <w:ind w:left="850" w:hanging="850"/>
        <w:rPr>
          <w:ins w:id="800" w:author="徐蕾娜" w:date="2025-06-20T14:36:04Z"/>
          <w:rFonts w:hint="eastAsia"/>
        </w:rPr>
      </w:pPr>
      <w:ins w:id="801" w:author="徐蕾娜" w:date="2025-06-20T14:36:04Z">
        <w:bookmarkStart w:id="94" w:name="_Toc7157"/>
        <w:bookmarkStart w:id="95" w:name="_Toc30317"/>
        <w:r>
          <w:rPr>
            <w:rFonts w:hint="eastAsia"/>
            <w:lang w:val="en-US" w:eastAsia="zh-CN"/>
          </w:rPr>
          <w:t>缺陷</w:t>
        </w:r>
      </w:ins>
      <w:ins w:id="802" w:author="徐蕾娜" w:date="2025-06-20T14:36:12Z">
        <w:r>
          <w:rPr>
            <w:rFonts w:hint="eastAsia"/>
            <w:lang w:val="en-US" w:eastAsia="zh-CN"/>
          </w:rPr>
          <w:t>关闭</w:t>
        </w:r>
      </w:ins>
      <w:ins w:id="803" w:author="徐蕾娜" w:date="2025-06-20T14:36:13Z">
        <w:r>
          <w:rPr>
            <w:rFonts w:hint="eastAsia"/>
            <w:lang w:val="en-US" w:eastAsia="zh-CN"/>
          </w:rPr>
          <w:t>与</w:t>
        </w:r>
      </w:ins>
      <w:ins w:id="804" w:author="徐蕾娜" w:date="2025-06-20T14:36:15Z">
        <w:r>
          <w:rPr>
            <w:rFonts w:hint="eastAsia"/>
            <w:lang w:val="en-US" w:eastAsia="zh-CN"/>
          </w:rPr>
          <w:t>后续</w:t>
        </w:r>
      </w:ins>
      <w:ins w:id="805" w:author="徐蕾娜" w:date="2025-06-20T14:36:17Z">
        <w:r>
          <w:rPr>
            <w:rFonts w:hint="eastAsia"/>
            <w:lang w:val="en-US" w:eastAsia="zh-CN"/>
          </w:rPr>
          <w:t>处理</w:t>
        </w:r>
        <w:bookmarkEnd w:id="94"/>
        <w:bookmarkEnd w:id="95"/>
      </w:ins>
    </w:p>
    <w:p w14:paraId="3F3B92F1">
      <w:pPr>
        <w:ind w:firstLine="420"/>
        <w:rPr>
          <w:ins w:id="806" w:author="徐蕾娜" w:date="2025-06-20T14:57:10Z"/>
          <w:rFonts w:hint="default" w:ascii="宋体" w:hAnsi="宋体"/>
          <w:lang w:val="en-US" w:eastAsia="zh-CN"/>
        </w:rPr>
      </w:pPr>
      <w:ins w:id="807" w:author="徐蕾娜" w:date="2025-06-20T14:56:28Z">
        <w:r>
          <w:rPr>
            <w:rFonts w:hint="eastAsia" w:ascii="宋体" w:hAnsi="宋体"/>
            <w:lang w:val="en-US" w:eastAsia="zh-CN"/>
          </w:rPr>
          <w:t>专项</w:t>
        </w:r>
      </w:ins>
      <w:ins w:id="808" w:author="徐蕾娜" w:date="2025-06-20T14:56:29Z">
        <w:r>
          <w:rPr>
            <w:rFonts w:hint="eastAsia" w:ascii="宋体" w:hAnsi="宋体"/>
            <w:lang w:val="en-US" w:eastAsia="zh-CN"/>
          </w:rPr>
          <w:t>评审</w:t>
        </w:r>
      </w:ins>
      <w:ins w:id="809" w:author="徐蕾娜" w:date="2025-06-20T14:56:30Z">
        <w:r>
          <w:rPr>
            <w:rFonts w:hint="eastAsia" w:ascii="宋体" w:hAnsi="宋体"/>
            <w:lang w:val="en-US" w:eastAsia="zh-CN"/>
          </w:rPr>
          <w:t>小组</w:t>
        </w:r>
      </w:ins>
      <w:ins w:id="810" w:author="徐蕾娜" w:date="2025-06-20T14:36:28Z">
        <w:r>
          <w:rPr>
            <w:rFonts w:hint="default" w:ascii="宋体" w:hAnsi="宋体"/>
            <w:lang w:val="en-US" w:eastAsia="zh-CN"/>
          </w:rPr>
          <w:t>对验证结果进行审核，确认缺陷已成功修复、风险已降低至可接受水平、相关文档（用户手册、技术文档、风险分析报告等）已更新后，由质量负责人批准关闭缺陷。</w:t>
        </w:r>
      </w:ins>
    </w:p>
    <w:p w14:paraId="004E378C">
      <w:pPr>
        <w:ind w:firstLine="420"/>
        <w:rPr>
          <w:ins w:id="811" w:author="徐蕾娜" w:date="2025-06-20T14:36:28Z"/>
          <w:rFonts w:hint="default" w:ascii="宋体" w:hAnsi="宋体"/>
          <w:lang w:val="en-US" w:eastAsia="zh-CN"/>
        </w:rPr>
      </w:pPr>
      <w:ins w:id="812" w:author="徐蕾娜" w:date="2025-06-20T14:36:28Z">
        <w:r>
          <w:rPr>
            <w:rFonts w:hint="default" w:ascii="宋体" w:hAnsi="宋体"/>
            <w:lang w:val="en-US" w:eastAsia="zh-CN"/>
          </w:rPr>
          <w:t>对于涉及软件更新的缺陷修复，通过邮件、短信、软件内推送等方式通知用户，说明更新内容、操作步骤及注意事项。​</w:t>
        </w:r>
      </w:ins>
    </w:p>
    <w:p w14:paraId="25782D7F">
      <w:pPr>
        <w:ind w:firstLine="420"/>
        <w:rPr>
          <w:ins w:id="813" w:author="徐蕾娜" w:date="2025-06-20T14:36:28Z"/>
          <w:rFonts w:hint="default" w:ascii="宋体" w:hAnsi="宋体"/>
          <w:lang w:val="en-US" w:eastAsia="zh-CN"/>
        </w:rPr>
      </w:pPr>
      <w:ins w:id="814" w:author="徐蕾娜" w:date="2025-06-20T14:36:28Z">
        <w:r>
          <w:rPr>
            <w:rFonts w:hint="default" w:ascii="宋体" w:hAnsi="宋体"/>
            <w:lang w:val="en-US" w:eastAsia="zh-CN"/>
          </w:rPr>
          <w:t>若启动产品召回，按照《医疗器械召回管理办法》的要求，及时通知相关医疗机构、经销商和用户，明确召回原因、召回范围及后续处理措施。</w:t>
        </w:r>
      </w:ins>
      <w:ins w:id="815" w:author="徐蕾娜" w:date="2025-06-20T14:59:09Z">
        <w:r>
          <w:rPr>
            <w:rFonts w:hint="eastAsia" w:ascii="宋体" w:hAnsi="宋体"/>
            <w:lang w:val="en-US" w:eastAsia="zh-CN"/>
          </w:rPr>
          <w:t>同时</w:t>
        </w:r>
      </w:ins>
      <w:ins w:id="816" w:author="徐蕾娜" w:date="2025-06-20T14:59:10Z">
        <w:r>
          <w:rPr>
            <w:rFonts w:hint="eastAsia" w:ascii="宋体" w:hAnsi="宋体"/>
            <w:lang w:val="en-US" w:eastAsia="zh-CN"/>
          </w:rPr>
          <w:t>，</w:t>
        </w:r>
      </w:ins>
      <w:ins w:id="817" w:author="徐蕾娜" w:date="2025-06-20T14:36:28Z">
        <w:r>
          <w:rPr>
            <w:rFonts w:hint="default" w:ascii="宋体" w:hAnsi="宋体"/>
            <w:lang w:val="en-US" w:eastAsia="zh-CN"/>
          </w:rPr>
          <w:t>按照《医疗器械不良事件监测和再评价管理办法》等法规要求，在规定时限内向监管部门提交缺陷相关报告（如不良事件报告、软件更新备案等），并留存相关记录。</w:t>
        </w:r>
      </w:ins>
    </w:p>
    <w:p w14:paraId="2616E69B">
      <w:pPr>
        <w:ind w:firstLine="420"/>
        <w:rPr>
          <w:rFonts w:hint="default" w:ascii="宋体" w:hAnsi="宋体"/>
          <w:lang w:val="en-US" w:eastAsia="zh-CN"/>
        </w:rPr>
      </w:pPr>
      <w:ins w:id="818" w:author="徐蕾娜" w:date="2025-06-20T14:36:28Z">
        <w:r>
          <w:rPr>
            <w:rFonts w:hint="default" w:ascii="宋体" w:hAnsi="宋体"/>
            <w:lang w:val="en-US" w:eastAsia="zh-CN"/>
          </w:rPr>
          <w:t>定期对上市后缺陷管理工作进行总结分析，识别产品设计、开发、测试及售后环节存在的问题，提出改进措施，优化产品质量和管理流程，预防类似缺陷再次发生。</w:t>
        </w:r>
      </w:ins>
    </w:p>
    <w:p w14:paraId="320FD233">
      <w:pPr>
        <w:pStyle w:val="3"/>
        <w:numPr>
          <w:numId w:val="2"/>
        </w:numPr>
        <w:tabs>
          <w:tab w:val="clear" w:pos="576"/>
        </w:tabs>
        <w:ind w:left="567" w:hanging="567"/>
        <w:rPr>
          <w:rFonts w:hint="eastAsia" w:asciiTheme="majorHAnsi" w:hAnsiTheme="majorHAnsi"/>
          <w:szCs w:val="32"/>
          <w:u w:val="none"/>
        </w:rPr>
      </w:pPr>
      <w:bookmarkStart w:id="96" w:name="_Toc10016"/>
      <w:bookmarkStart w:id="97" w:name="_Toc4741"/>
      <w:bookmarkStart w:id="98" w:name="_Toc7247"/>
      <w:r>
        <w:rPr>
          <w:rFonts w:hint="eastAsia"/>
          <w:u w:val="none"/>
        </w:rPr>
        <w:t>缺陷分析报告</w:t>
      </w:r>
      <w:bookmarkEnd w:id="69"/>
      <w:bookmarkEnd w:id="96"/>
      <w:bookmarkEnd w:id="97"/>
      <w:bookmarkEnd w:id="98"/>
    </w:p>
    <w:p w14:paraId="6A1E2F73">
      <w:pPr>
        <w:spacing w:line="360" w:lineRule="auto"/>
        <w:ind w:firstLine="480" w:firstLineChars="200"/>
        <w:rPr>
          <w:rFonts w:cs="Arial"/>
          <w:color w:val="FF0000"/>
          <w:szCs w:val="24"/>
        </w:rPr>
      </w:pPr>
      <w:r>
        <w:rPr>
          <w:rFonts w:hint="eastAsia" w:ascii="宋体" w:hAnsi="宋体"/>
        </w:rPr>
        <w:t>根据项目计划节点或阶段性的测试完成后，测试工程师将该阶段发现的缺陷进行统计分析，编制《缺陷记录》，包括缺陷的数量、缺陷类型分类、缺陷分类百分比等。</w:t>
      </w:r>
      <w:r>
        <w:rPr>
          <w:rFonts w:hint="eastAsia" w:cs="Arial"/>
          <w:szCs w:val="24"/>
        </w:rPr>
        <w:t>在项目适当的节点/活动时，需进行剩余问题评估并输出剩余问题评估报告。综合考量缺陷的严重度等指标。</w:t>
      </w:r>
      <w:r>
        <w:rPr>
          <w:rFonts w:hint="eastAsia" w:cs="Arial"/>
          <w:color w:val="000000" w:themeColor="text1"/>
          <w:szCs w:val="24"/>
          <w14:textFill>
            <w14:solidFill>
              <w14:schemeClr w14:val="tx1"/>
            </w14:solidFill>
          </w14:textFill>
        </w:rPr>
        <w:t>具体评估方法和接受准则在项目策划文件中定义。</w:t>
      </w:r>
    </w:p>
    <w:p w14:paraId="1C146685">
      <w:pPr>
        <w:pStyle w:val="3"/>
        <w:numPr>
          <w:numId w:val="2"/>
        </w:numPr>
        <w:tabs>
          <w:tab w:val="clear" w:pos="576"/>
        </w:tabs>
        <w:ind w:left="567" w:hanging="567"/>
        <w:rPr>
          <w:rFonts w:hint="eastAsia"/>
          <w:u w:val="none"/>
        </w:rPr>
      </w:pPr>
      <w:bookmarkStart w:id="99" w:name="_Toc11454"/>
      <w:bookmarkStart w:id="100" w:name="_Toc280108369"/>
      <w:bookmarkStart w:id="101" w:name="_Toc11706"/>
      <w:bookmarkStart w:id="102" w:name="_Toc29688"/>
      <w:r>
        <w:rPr>
          <w:rFonts w:hint="eastAsia"/>
          <w:u w:val="none"/>
        </w:rPr>
        <w:t>遗留缺陷跟踪</w:t>
      </w:r>
      <w:bookmarkEnd w:id="99"/>
      <w:bookmarkEnd w:id="100"/>
      <w:bookmarkEnd w:id="101"/>
      <w:bookmarkEnd w:id="102"/>
    </w:p>
    <w:p w14:paraId="78A46F13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对于让步放行的产品，需要跟踪产品发布后的运行情况。对遗留的缺陷在《缺陷评估报告》跟踪记录并分析其影响范围，直到遗留缺陷形成解决结果，剩余风险可接受为止。</w:t>
      </w:r>
    </w:p>
    <w:p w14:paraId="03C8C89B">
      <w:pPr>
        <w:pStyle w:val="3"/>
        <w:numPr>
          <w:numId w:val="2"/>
        </w:numPr>
        <w:tabs>
          <w:tab w:val="clear" w:pos="576"/>
        </w:tabs>
        <w:ind w:left="567" w:hanging="567"/>
        <w:rPr>
          <w:rFonts w:hint="eastAsia"/>
          <w:u w:val="none"/>
        </w:rPr>
      </w:pPr>
      <w:bookmarkStart w:id="103" w:name="_Toc280108370"/>
      <w:bookmarkStart w:id="104" w:name="_Toc26454"/>
      <w:bookmarkStart w:id="105" w:name="_Toc30598"/>
      <w:bookmarkStart w:id="106" w:name="_Toc22723"/>
      <w:bookmarkStart w:id="107" w:name="_Toc4159083"/>
      <w:bookmarkStart w:id="108" w:name="_Toc15896979"/>
      <w:bookmarkStart w:id="109" w:name="_Toc82588479"/>
      <w:r>
        <w:rPr>
          <w:rFonts w:hint="eastAsia"/>
          <w:u w:val="none"/>
        </w:rPr>
        <w:t>缺陷分析</w:t>
      </w:r>
      <w:bookmarkEnd w:id="103"/>
      <w:bookmarkEnd w:id="104"/>
      <w:bookmarkEnd w:id="105"/>
      <w:bookmarkEnd w:id="106"/>
    </w:p>
    <w:p w14:paraId="4B227476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通过缺陷的数据分析，总结缺陷出现的原因、类型和规律，采取相应措施避免该类型缺陷再次出现，提高产品质量。缺陷分析方式：</w:t>
      </w:r>
    </w:p>
    <w:p w14:paraId="6420AA9E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产品缺陷趋势图：统计项目组阶段的缺陷的趋势图，用于分析产品质量。</w:t>
      </w:r>
    </w:p>
    <w:p w14:paraId="057C8C93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测试人员在每个项目在每轮测试结束后，将缺陷分析结果写在测试报告中，由研发部负责人审批。</w:t>
      </w:r>
      <w:bookmarkEnd w:id="107"/>
      <w:bookmarkEnd w:id="108"/>
      <w:bookmarkEnd w:id="109"/>
      <w:bookmarkStart w:id="110" w:name="_Toc536123501"/>
      <w:bookmarkEnd w:id="110"/>
      <w:bookmarkStart w:id="111" w:name="_Toc535931015"/>
      <w:bookmarkEnd w:id="111"/>
      <w:bookmarkStart w:id="112" w:name="_Toc535598480"/>
      <w:bookmarkEnd w:id="112"/>
      <w:bookmarkStart w:id="113" w:name="_Toc31794462"/>
      <w:bookmarkEnd w:id="113"/>
      <w:bookmarkStart w:id="114" w:name="_Toc535921738"/>
      <w:bookmarkEnd w:id="114"/>
      <w:bookmarkStart w:id="115" w:name="_Toc34845971"/>
      <w:bookmarkEnd w:id="115"/>
      <w:bookmarkStart w:id="116" w:name="_Toc535932116"/>
      <w:bookmarkEnd w:id="116"/>
      <w:bookmarkStart w:id="117" w:name="_Toc535931016"/>
      <w:bookmarkEnd w:id="117"/>
      <w:bookmarkStart w:id="118" w:name="_Toc535921737"/>
      <w:bookmarkEnd w:id="118"/>
      <w:bookmarkStart w:id="119" w:name="_Toc535860893"/>
      <w:bookmarkEnd w:id="119"/>
      <w:bookmarkStart w:id="120" w:name="_Toc34845970"/>
      <w:bookmarkEnd w:id="120"/>
      <w:bookmarkStart w:id="121" w:name="_Toc535932117"/>
      <w:bookmarkEnd w:id="121"/>
      <w:bookmarkStart w:id="122" w:name="_Toc34845950"/>
      <w:bookmarkEnd w:id="122"/>
      <w:bookmarkStart w:id="123" w:name="_Toc535927800"/>
      <w:bookmarkEnd w:id="123"/>
      <w:bookmarkStart w:id="124" w:name="_Toc535932118"/>
      <w:bookmarkEnd w:id="124"/>
      <w:bookmarkStart w:id="125" w:name="_Toc535927799"/>
      <w:bookmarkEnd w:id="125"/>
      <w:bookmarkStart w:id="126" w:name="_Toc536123502"/>
      <w:bookmarkEnd w:id="126"/>
      <w:bookmarkStart w:id="127" w:name="_Toc536123625"/>
      <w:bookmarkEnd w:id="127"/>
      <w:bookmarkStart w:id="128" w:name="_Toc535860855"/>
      <w:bookmarkEnd w:id="128"/>
      <w:bookmarkStart w:id="129" w:name="_Toc1474994"/>
      <w:bookmarkEnd w:id="129"/>
      <w:bookmarkStart w:id="130" w:name="_Toc535860854"/>
      <w:bookmarkEnd w:id="130"/>
      <w:bookmarkStart w:id="131" w:name="_Toc535860892"/>
      <w:bookmarkEnd w:id="131"/>
      <w:bookmarkStart w:id="132" w:name="_Toc34845949"/>
      <w:bookmarkEnd w:id="132"/>
      <w:bookmarkStart w:id="133" w:name="_Toc35005800"/>
      <w:bookmarkEnd w:id="133"/>
      <w:bookmarkStart w:id="134" w:name="_Toc535598479"/>
      <w:bookmarkEnd w:id="134"/>
      <w:bookmarkStart w:id="135" w:name="_Toc536123624"/>
      <w:bookmarkEnd w:id="135"/>
      <w:bookmarkStart w:id="136" w:name="_Toc35005801"/>
      <w:bookmarkEnd w:id="136"/>
      <w:bookmarkStart w:id="137" w:name="_Toc1474995"/>
      <w:bookmarkEnd w:id="137"/>
      <w:bookmarkStart w:id="138" w:name="_Toc31794463"/>
      <w:bookmarkEnd w:id="138"/>
    </w:p>
    <w:bookmarkEnd w:id="14"/>
    <w:bookmarkEnd w:id="40"/>
    <w:bookmarkEnd w:id="41"/>
    <w:p w14:paraId="3C575005">
      <w:pPr>
        <w:pStyle w:val="2"/>
        <w:numPr>
          <w:ilvl w:val="0"/>
          <w:numId w:val="2"/>
        </w:numPr>
        <w:tabs>
          <w:tab w:val="clear" w:pos="432"/>
        </w:tabs>
        <w:ind w:left="425" w:hanging="425"/>
        <w:rPr>
          <w:rFonts w:hint="eastAsia"/>
        </w:rPr>
      </w:pPr>
      <w:del w:id="819" w:author="徐蕾娜" w:date="2025-11-10T10:17:29Z">
        <w:bookmarkStart w:id="139" w:name="_Toc535921739"/>
        <w:bookmarkEnd w:id="139"/>
        <w:bookmarkStart w:id="140" w:name="_Toc535932119"/>
        <w:bookmarkEnd w:id="140"/>
        <w:bookmarkStart w:id="141" w:name="_Toc536123503"/>
        <w:bookmarkEnd w:id="141"/>
        <w:bookmarkStart w:id="142" w:name="_Toc535860856"/>
        <w:bookmarkEnd w:id="142"/>
        <w:bookmarkStart w:id="143" w:name="_Toc535860894"/>
        <w:bookmarkEnd w:id="143"/>
        <w:bookmarkStart w:id="144" w:name="_Toc535931017"/>
        <w:bookmarkEnd w:id="144"/>
        <w:bookmarkStart w:id="145" w:name="_Toc535927801"/>
        <w:bookmarkEnd w:id="145"/>
        <w:bookmarkStart w:id="146" w:name="_Toc535598481"/>
        <w:bookmarkEnd w:id="146"/>
        <w:bookmarkStart w:id="147" w:name="_Toc16262"/>
        <w:bookmarkStart w:id="148" w:name="_Toc22577"/>
        <w:bookmarkStart w:id="149" w:name="_Toc20481"/>
        <w:r>
          <w:rPr>
            <w:rFonts w:hint="eastAsia"/>
          </w:rPr>
          <w:delText xml:space="preserve">4 </w:delText>
        </w:r>
      </w:del>
      <w:r>
        <w:rPr>
          <w:rFonts w:hint="eastAsia"/>
        </w:rPr>
        <w:t>附录</w:t>
      </w:r>
      <w:bookmarkEnd w:id="147"/>
      <w:bookmarkEnd w:id="148"/>
      <w:bookmarkEnd w:id="149"/>
    </w:p>
    <w:p w14:paraId="5068F1AB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N.A</w:t>
      </w:r>
    </w:p>
    <w:sectPr>
      <w:headerReference r:id="rId6" w:type="first"/>
      <w:headerReference r:id="rId5" w:type="default"/>
      <w:footerReference r:id="rId7" w:type="default"/>
      <w:pgSz w:w="11906" w:h="16838"/>
      <w:pgMar w:top="2126" w:right="1797" w:bottom="1701" w:left="1797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uisse Int'l MIT">
    <w:altName w:val="Arial"/>
    <w:panose1 w:val="00000000000000000000"/>
    <w:charset w:val="00"/>
    <w:family w:val="auto"/>
    <w:pitch w:val="default"/>
    <w:sig w:usb0="00000000" w:usb1="00000000" w:usb2="00000008" w:usb3="00000000" w:csb0="000000D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4E08B">
    <w:pPr>
      <w:pStyle w:val="20"/>
      <w:keepLines/>
      <w:spacing w:line="240" w:lineRule="auto"/>
      <w:ind w:right="360"/>
      <w:jc w:val="right"/>
    </w:pPr>
    <w:r>
      <w:t>P</w:t>
    </w:r>
    <w:r>
      <w:rPr>
        <w:rFonts w:hint="eastAsia"/>
      </w:rPr>
      <w:t>age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11</w:t>
    </w:r>
    <w:r>
      <w:rPr>
        <w:b/>
        <w:bCs/>
        <w:sz w:val="24"/>
        <w:szCs w:val="24"/>
      </w:rPr>
      <w:fldChar w:fldCharType="end"/>
    </w:r>
    <w:r>
      <w:t xml:space="preserve"> </w:t>
    </w:r>
    <w:r>
      <w:rPr>
        <w:rFonts w:hint="eastAsia"/>
      </w:rPr>
      <w:t>of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E9303">
    <w:pPr>
      <w:pStyle w:val="21"/>
      <w:pBdr>
        <w:bottom w:val="none" w:color="auto" w:sz="0" w:space="0"/>
      </w:pBdr>
      <w:spacing w:line="240" w:lineRule="auto"/>
      <w:jc w:val="right"/>
    </w:pPr>
  </w:p>
  <w:tbl>
    <w:tblPr>
      <w:tblStyle w:val="32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240"/>
      <w:gridCol w:w="1276"/>
      <w:gridCol w:w="1786"/>
    </w:tblGrid>
    <w:tr w14:paraId="30A63EF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40" w:type="dxa"/>
          <w:vAlign w:val="center"/>
        </w:tcPr>
        <w:p w14:paraId="6783D0E2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eastAsia="宋体" w:cs="Times New Roman" w:asciiTheme="minorEastAsia" w:hAnsiTheme="minorEastAsia"/>
              <w:kern w:val="0"/>
              <w:sz w:val="24"/>
              <w:szCs w:val="24"/>
            </w:rPr>
          </w:pPr>
          <w:r>
            <w:rPr>
              <w:rFonts w:hint="eastAsia" w:eastAsia="宋体" w:cs="Times New Roman" w:asciiTheme="minorEastAsia" w:hAnsiTheme="minorEastAsia"/>
              <w:kern w:val="0"/>
              <w:sz w:val="24"/>
              <w:szCs w:val="24"/>
            </w:rPr>
            <w:t>南京鱼跃软件技术有限公司</w:t>
          </w:r>
        </w:p>
      </w:tc>
      <w:tc>
        <w:tcPr>
          <w:tcW w:w="1276" w:type="dxa"/>
          <w:vAlign w:val="center"/>
        </w:tcPr>
        <w:p w14:paraId="1FF8020D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eastAsia="宋体" w:cs="Times New Roman" w:asciiTheme="minorEastAsia" w:hAnsiTheme="minorEastAsia"/>
              <w:kern w:val="0"/>
              <w:sz w:val="24"/>
              <w:szCs w:val="24"/>
            </w:rPr>
          </w:pPr>
          <w:r>
            <w:rPr>
              <w:rFonts w:hint="eastAsia" w:eastAsia="宋体" w:cs="Times New Roman" w:asciiTheme="minorEastAsia" w:hAnsiTheme="minorEastAsia"/>
              <w:kern w:val="0"/>
              <w:sz w:val="24"/>
              <w:szCs w:val="24"/>
            </w:rPr>
            <w:t>文件编号</w:t>
          </w:r>
        </w:p>
      </w:tc>
      <w:tc>
        <w:tcPr>
          <w:tcW w:w="1786" w:type="dxa"/>
          <w:vAlign w:val="center"/>
        </w:tcPr>
        <w:p w14:paraId="681F80F7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eastAsia="宋体" w:cs="Times New Roman" w:asciiTheme="minorEastAsia" w:hAnsiTheme="minorEastAsia"/>
              <w:kern w:val="0"/>
              <w:sz w:val="24"/>
              <w:szCs w:val="24"/>
            </w:rPr>
          </w:pPr>
          <w:r>
            <w:rPr>
              <w:rFonts w:eastAsia="宋体" w:cs="Times New Roman" w:asciiTheme="minorEastAsia" w:hAnsiTheme="minorEastAsia"/>
              <w:kern w:val="0"/>
              <w:sz w:val="24"/>
              <w:szCs w:val="24"/>
            </w:rPr>
            <w:t>SMP7.3-05</w:t>
          </w:r>
        </w:p>
      </w:tc>
    </w:tr>
    <w:tr w14:paraId="47F8ADC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9" w:hRule="atLeast"/>
        <w:jc w:val="center"/>
      </w:trPr>
      <w:tc>
        <w:tcPr>
          <w:tcW w:w="5240" w:type="dxa"/>
          <w:vAlign w:val="center"/>
        </w:tcPr>
        <w:p w14:paraId="23EE4433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eastAsia="宋体" w:cs="Times New Roman" w:asciiTheme="minorEastAsia" w:hAnsiTheme="minorEastAsia"/>
              <w:b/>
              <w:bCs/>
              <w:kern w:val="0"/>
              <w:sz w:val="28"/>
              <w:szCs w:val="28"/>
            </w:rPr>
          </w:pPr>
          <w:r>
            <w:rPr>
              <w:rFonts w:hint="eastAsia" w:eastAsia="宋体" w:cs="Times New Roman" w:asciiTheme="minorEastAsia" w:hAnsiTheme="minorEastAsia"/>
              <w:b/>
              <w:bCs/>
              <w:kern w:val="0"/>
              <w:sz w:val="28"/>
              <w:szCs w:val="28"/>
            </w:rPr>
            <w:t>缺陷管理制度</w:t>
          </w:r>
        </w:p>
      </w:tc>
      <w:tc>
        <w:tcPr>
          <w:tcW w:w="1276" w:type="dxa"/>
          <w:vAlign w:val="center"/>
        </w:tcPr>
        <w:p w14:paraId="00298A02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eastAsia="宋体" w:cs="Times New Roman" w:asciiTheme="minorEastAsia" w:hAnsiTheme="minorEastAsia"/>
              <w:kern w:val="0"/>
              <w:sz w:val="24"/>
              <w:szCs w:val="24"/>
            </w:rPr>
          </w:pPr>
          <w:r>
            <w:rPr>
              <w:rFonts w:hint="eastAsia" w:eastAsia="宋体" w:cs="Times New Roman" w:asciiTheme="minorEastAsia" w:hAnsiTheme="minorEastAsia"/>
              <w:kern w:val="0"/>
              <w:sz w:val="24"/>
              <w:szCs w:val="24"/>
            </w:rPr>
            <w:t>版本</w:t>
          </w:r>
        </w:p>
      </w:tc>
      <w:tc>
        <w:tcPr>
          <w:tcW w:w="1786" w:type="dxa"/>
          <w:vAlign w:val="center"/>
        </w:tcPr>
        <w:p w14:paraId="34352D82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hint="default" w:eastAsia="宋体" w:cs="Times New Roman" w:asciiTheme="minorEastAsia" w:hAnsiTheme="minorEastAsia"/>
              <w:kern w:val="0"/>
              <w:sz w:val="24"/>
              <w:szCs w:val="24"/>
              <w:lang w:val="en-US" w:eastAsia="zh-CN"/>
            </w:rPr>
          </w:pPr>
          <w:del w:id="0" w:author="徐蕾娜" w:date="2025-03-11T10:37:35Z">
            <w:r>
              <w:rPr>
                <w:rFonts w:hint="default" w:eastAsia="宋体" w:cs="Times New Roman" w:asciiTheme="minorEastAsia" w:hAnsiTheme="minorEastAsia"/>
                <w:kern w:val="0"/>
                <w:sz w:val="24"/>
                <w:szCs w:val="24"/>
                <w:lang w:val="en-US"/>
              </w:rPr>
              <w:delText>01</w:delText>
            </w:r>
          </w:del>
          <w:ins w:id="1" w:author="徐蕾娜" w:date="2025-03-11T10:37:35Z"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4"/>
                <w:lang w:val="en-US" w:eastAsia="zh-CN"/>
              </w:rPr>
              <w:t>A/</w:t>
            </w:r>
          </w:ins>
          <w:ins w:id="2" w:author="徐蕾娜" w:date="2025-06-20T11:42:51Z"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4"/>
                <w:lang w:val="en-US" w:eastAsia="zh-CN"/>
              </w:rPr>
              <w:t>1</w:t>
            </w:r>
          </w:ins>
        </w:p>
      </w:tc>
    </w:tr>
  </w:tbl>
  <w:p w14:paraId="592F205F">
    <w:pPr>
      <w:pStyle w:val="21"/>
      <w:pBdr>
        <w:bottom w:val="none" w:color="auto" w:sz="0" w:space="0"/>
      </w:pBdr>
      <w:spacing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B76B">
    <w:pPr>
      <w:pStyle w:val="21"/>
      <w:pBdr>
        <w:bottom w:val="none" w:color="auto" w:sz="0" w:space="0"/>
      </w:pBdr>
    </w:pPr>
    <w:r>
      <w:rPr>
        <w:rFonts w:hint="eastAsia" w:asciiTheme="minorEastAsia" w:hAnsiTheme="minorEastAsia"/>
        <w:sz w:val="24"/>
        <w:szCs w:val="24"/>
      </w:rPr>
      <w:t>南京鱼跃软件技术有限公司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0E5C4A"/>
    <w:multiLevelType w:val="singleLevel"/>
    <w:tmpl w:val="DF0E5C4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AB0080E"/>
    <w:multiLevelType w:val="multilevel"/>
    <w:tmpl w:val="1AB0080E"/>
    <w:lvl w:ilvl="0" w:tentative="0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3E6C6948"/>
    <w:multiLevelType w:val="multilevel"/>
    <w:tmpl w:val="3E6C6948"/>
    <w:lvl w:ilvl="0" w:tentative="0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441B4FC4"/>
    <w:multiLevelType w:val="multilevel"/>
    <w:tmpl w:val="441B4F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6824699B"/>
    <w:multiLevelType w:val="multilevel"/>
    <w:tmpl w:val="6824699B"/>
    <w:lvl w:ilvl="0" w:tentative="0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7E887A08"/>
    <w:multiLevelType w:val="multilevel"/>
    <w:tmpl w:val="7E887A08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32"/>
        <w:szCs w:val="32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288"/>
        </w:tabs>
        <w:ind w:left="1288" w:hanging="720"/>
      </w:pPr>
      <w:rPr>
        <w:rFonts w:hint="default" w:ascii="Times New Roman" w:hAnsi="Times New Roman" w:cs="Times New Roman" w:eastAsiaTheme="minor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5"/>
      <w:lvlText w:val="%1.%2.1.%4"/>
      <w:lvlJc w:val="left"/>
      <w:pPr>
        <w:tabs>
          <w:tab w:val="left" w:pos="1290"/>
        </w:tabs>
        <w:ind w:left="1290" w:hanging="864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3561"/>
        </w:tabs>
        <w:ind w:left="3561" w:hanging="1008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徐蕾娜">
    <w15:presenceInfo w15:providerId="WPS Office" w15:userId="750699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revisionView w:markup="0"/>
  <w:trackRevisions w:val="1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RlZTc5Y2E1MTkxZjkzMWY5MTVjNDY4NThkOWNjMTkifQ=="/>
  </w:docVars>
  <w:rsids>
    <w:rsidRoot w:val="00D77017"/>
    <w:rsid w:val="00001F0C"/>
    <w:rsid w:val="000022F6"/>
    <w:rsid w:val="00006218"/>
    <w:rsid w:val="0000794F"/>
    <w:rsid w:val="000111CE"/>
    <w:rsid w:val="0001438D"/>
    <w:rsid w:val="00020C4C"/>
    <w:rsid w:val="00020CE1"/>
    <w:rsid w:val="00027295"/>
    <w:rsid w:val="00030721"/>
    <w:rsid w:val="00032986"/>
    <w:rsid w:val="000344F8"/>
    <w:rsid w:val="00037144"/>
    <w:rsid w:val="00040367"/>
    <w:rsid w:val="00040476"/>
    <w:rsid w:val="00042577"/>
    <w:rsid w:val="00044DD6"/>
    <w:rsid w:val="00051ACE"/>
    <w:rsid w:val="00062760"/>
    <w:rsid w:val="0006555A"/>
    <w:rsid w:val="00066849"/>
    <w:rsid w:val="00077DAB"/>
    <w:rsid w:val="00086B27"/>
    <w:rsid w:val="00090AEE"/>
    <w:rsid w:val="00095642"/>
    <w:rsid w:val="000A0BA7"/>
    <w:rsid w:val="000A2945"/>
    <w:rsid w:val="000A3470"/>
    <w:rsid w:val="000A4741"/>
    <w:rsid w:val="000B19D2"/>
    <w:rsid w:val="000B26A2"/>
    <w:rsid w:val="000B799E"/>
    <w:rsid w:val="000C0F5B"/>
    <w:rsid w:val="000C4D24"/>
    <w:rsid w:val="000C581C"/>
    <w:rsid w:val="000C6645"/>
    <w:rsid w:val="000C6E20"/>
    <w:rsid w:val="000C7DCB"/>
    <w:rsid w:val="000C7EB0"/>
    <w:rsid w:val="000D3232"/>
    <w:rsid w:val="000D543E"/>
    <w:rsid w:val="000D6593"/>
    <w:rsid w:val="000E1244"/>
    <w:rsid w:val="000E62AC"/>
    <w:rsid w:val="000E6353"/>
    <w:rsid w:val="000F0549"/>
    <w:rsid w:val="000F33ED"/>
    <w:rsid w:val="000F3757"/>
    <w:rsid w:val="000F670B"/>
    <w:rsid w:val="00100E57"/>
    <w:rsid w:val="00101FA9"/>
    <w:rsid w:val="00101FE5"/>
    <w:rsid w:val="001026C4"/>
    <w:rsid w:val="00105B5F"/>
    <w:rsid w:val="00111068"/>
    <w:rsid w:val="00114FA0"/>
    <w:rsid w:val="00117644"/>
    <w:rsid w:val="00117EB8"/>
    <w:rsid w:val="00120D53"/>
    <w:rsid w:val="001219B9"/>
    <w:rsid w:val="00121FE7"/>
    <w:rsid w:val="00123D8E"/>
    <w:rsid w:val="0012572F"/>
    <w:rsid w:val="0012667F"/>
    <w:rsid w:val="001343E2"/>
    <w:rsid w:val="001348A1"/>
    <w:rsid w:val="00136FBE"/>
    <w:rsid w:val="00137FA5"/>
    <w:rsid w:val="00144696"/>
    <w:rsid w:val="0014678E"/>
    <w:rsid w:val="001503AF"/>
    <w:rsid w:val="001526AA"/>
    <w:rsid w:val="00157443"/>
    <w:rsid w:val="00165538"/>
    <w:rsid w:val="00171A04"/>
    <w:rsid w:val="00191A36"/>
    <w:rsid w:val="001978FF"/>
    <w:rsid w:val="001A3BB3"/>
    <w:rsid w:val="001A5249"/>
    <w:rsid w:val="001B128E"/>
    <w:rsid w:val="001B1CA3"/>
    <w:rsid w:val="001B3151"/>
    <w:rsid w:val="001C12D0"/>
    <w:rsid w:val="001C1D7A"/>
    <w:rsid w:val="001D1C41"/>
    <w:rsid w:val="001D1C58"/>
    <w:rsid w:val="001D4586"/>
    <w:rsid w:val="001D4CF2"/>
    <w:rsid w:val="001E4831"/>
    <w:rsid w:val="001E5789"/>
    <w:rsid w:val="001E5C2D"/>
    <w:rsid w:val="001F1E1A"/>
    <w:rsid w:val="001F258C"/>
    <w:rsid w:val="002026ED"/>
    <w:rsid w:val="00203A50"/>
    <w:rsid w:val="002041B4"/>
    <w:rsid w:val="0020650B"/>
    <w:rsid w:val="00210105"/>
    <w:rsid w:val="00210660"/>
    <w:rsid w:val="00213AB8"/>
    <w:rsid w:val="00216493"/>
    <w:rsid w:val="00220706"/>
    <w:rsid w:val="00222672"/>
    <w:rsid w:val="00224ABB"/>
    <w:rsid w:val="0022508C"/>
    <w:rsid w:val="002323C7"/>
    <w:rsid w:val="0023413B"/>
    <w:rsid w:val="002354EE"/>
    <w:rsid w:val="00243C93"/>
    <w:rsid w:val="00244235"/>
    <w:rsid w:val="00245431"/>
    <w:rsid w:val="00251132"/>
    <w:rsid w:val="00253E5C"/>
    <w:rsid w:val="002560B4"/>
    <w:rsid w:val="00264847"/>
    <w:rsid w:val="00264959"/>
    <w:rsid w:val="00275597"/>
    <w:rsid w:val="00282FA7"/>
    <w:rsid w:val="0028620D"/>
    <w:rsid w:val="0029111D"/>
    <w:rsid w:val="00291C66"/>
    <w:rsid w:val="0029474D"/>
    <w:rsid w:val="0029552F"/>
    <w:rsid w:val="0029599F"/>
    <w:rsid w:val="00296E82"/>
    <w:rsid w:val="0029754D"/>
    <w:rsid w:val="002A0A04"/>
    <w:rsid w:val="002A159D"/>
    <w:rsid w:val="002A3258"/>
    <w:rsid w:val="002A4D93"/>
    <w:rsid w:val="002B0FF9"/>
    <w:rsid w:val="002B1A37"/>
    <w:rsid w:val="002B681E"/>
    <w:rsid w:val="002B7815"/>
    <w:rsid w:val="002C0CCC"/>
    <w:rsid w:val="002C199A"/>
    <w:rsid w:val="002D1C0C"/>
    <w:rsid w:val="002D22D1"/>
    <w:rsid w:val="002D267F"/>
    <w:rsid w:val="002D5062"/>
    <w:rsid w:val="002E24F2"/>
    <w:rsid w:val="002F048D"/>
    <w:rsid w:val="002F43BF"/>
    <w:rsid w:val="003024A3"/>
    <w:rsid w:val="003038E1"/>
    <w:rsid w:val="00303FA8"/>
    <w:rsid w:val="00307EBA"/>
    <w:rsid w:val="003102DC"/>
    <w:rsid w:val="00310F71"/>
    <w:rsid w:val="003216F8"/>
    <w:rsid w:val="0032358B"/>
    <w:rsid w:val="00324232"/>
    <w:rsid w:val="00330471"/>
    <w:rsid w:val="00332D89"/>
    <w:rsid w:val="00334572"/>
    <w:rsid w:val="00334D97"/>
    <w:rsid w:val="0033764B"/>
    <w:rsid w:val="00343FEE"/>
    <w:rsid w:val="00344B0B"/>
    <w:rsid w:val="00353155"/>
    <w:rsid w:val="003632FE"/>
    <w:rsid w:val="00363590"/>
    <w:rsid w:val="00367677"/>
    <w:rsid w:val="00382C36"/>
    <w:rsid w:val="00386A82"/>
    <w:rsid w:val="00392A58"/>
    <w:rsid w:val="0039733A"/>
    <w:rsid w:val="003A18EB"/>
    <w:rsid w:val="003A2322"/>
    <w:rsid w:val="003A3714"/>
    <w:rsid w:val="003B0F2A"/>
    <w:rsid w:val="003B5D3F"/>
    <w:rsid w:val="003C0A5B"/>
    <w:rsid w:val="003C4E52"/>
    <w:rsid w:val="003C60D9"/>
    <w:rsid w:val="003C6D15"/>
    <w:rsid w:val="003D06B3"/>
    <w:rsid w:val="003D15F2"/>
    <w:rsid w:val="003D3679"/>
    <w:rsid w:val="003D3E0E"/>
    <w:rsid w:val="003D6C9F"/>
    <w:rsid w:val="003E00AA"/>
    <w:rsid w:val="003E1B26"/>
    <w:rsid w:val="003E4005"/>
    <w:rsid w:val="003E4743"/>
    <w:rsid w:val="003E6A41"/>
    <w:rsid w:val="003E6EDD"/>
    <w:rsid w:val="003F07A7"/>
    <w:rsid w:val="003F2AF7"/>
    <w:rsid w:val="00400112"/>
    <w:rsid w:val="00403929"/>
    <w:rsid w:val="004168AA"/>
    <w:rsid w:val="004171AA"/>
    <w:rsid w:val="004202E2"/>
    <w:rsid w:val="00420ADB"/>
    <w:rsid w:val="004216AC"/>
    <w:rsid w:val="00423D58"/>
    <w:rsid w:val="004340AD"/>
    <w:rsid w:val="004408AB"/>
    <w:rsid w:val="00440A16"/>
    <w:rsid w:val="00441746"/>
    <w:rsid w:val="0044321A"/>
    <w:rsid w:val="00446B43"/>
    <w:rsid w:val="00463038"/>
    <w:rsid w:val="00470838"/>
    <w:rsid w:val="00473308"/>
    <w:rsid w:val="00484479"/>
    <w:rsid w:val="0049168A"/>
    <w:rsid w:val="004A1B82"/>
    <w:rsid w:val="004A40DE"/>
    <w:rsid w:val="004B643D"/>
    <w:rsid w:val="004C0F57"/>
    <w:rsid w:val="004C4AC5"/>
    <w:rsid w:val="004C5C8F"/>
    <w:rsid w:val="004C68C3"/>
    <w:rsid w:val="004D36CD"/>
    <w:rsid w:val="004D733B"/>
    <w:rsid w:val="004E00E4"/>
    <w:rsid w:val="004E119A"/>
    <w:rsid w:val="004F079F"/>
    <w:rsid w:val="004F0E67"/>
    <w:rsid w:val="004F2ECA"/>
    <w:rsid w:val="004F32FF"/>
    <w:rsid w:val="004F3A81"/>
    <w:rsid w:val="004F3CAC"/>
    <w:rsid w:val="004F6ADD"/>
    <w:rsid w:val="004F7BA9"/>
    <w:rsid w:val="005024D6"/>
    <w:rsid w:val="00503596"/>
    <w:rsid w:val="00503C52"/>
    <w:rsid w:val="0050678E"/>
    <w:rsid w:val="005172B7"/>
    <w:rsid w:val="00530674"/>
    <w:rsid w:val="00531467"/>
    <w:rsid w:val="00533468"/>
    <w:rsid w:val="0053595B"/>
    <w:rsid w:val="00536504"/>
    <w:rsid w:val="00537977"/>
    <w:rsid w:val="0054057B"/>
    <w:rsid w:val="00542B90"/>
    <w:rsid w:val="00542E3B"/>
    <w:rsid w:val="0055001E"/>
    <w:rsid w:val="005519CB"/>
    <w:rsid w:val="00551FCD"/>
    <w:rsid w:val="0056111A"/>
    <w:rsid w:val="00562EA5"/>
    <w:rsid w:val="0056460A"/>
    <w:rsid w:val="00570AE2"/>
    <w:rsid w:val="0057187E"/>
    <w:rsid w:val="005812C4"/>
    <w:rsid w:val="00586A27"/>
    <w:rsid w:val="0059336C"/>
    <w:rsid w:val="00596AAA"/>
    <w:rsid w:val="00596AAE"/>
    <w:rsid w:val="005A0214"/>
    <w:rsid w:val="005A1050"/>
    <w:rsid w:val="005A2F78"/>
    <w:rsid w:val="005A47C4"/>
    <w:rsid w:val="005A75B6"/>
    <w:rsid w:val="005B0F95"/>
    <w:rsid w:val="005C342A"/>
    <w:rsid w:val="005C69D4"/>
    <w:rsid w:val="005D41BE"/>
    <w:rsid w:val="005D4C73"/>
    <w:rsid w:val="005E171F"/>
    <w:rsid w:val="005E6FB7"/>
    <w:rsid w:val="005F0428"/>
    <w:rsid w:val="005F285C"/>
    <w:rsid w:val="005F3DB6"/>
    <w:rsid w:val="005F7073"/>
    <w:rsid w:val="00600424"/>
    <w:rsid w:val="006035F7"/>
    <w:rsid w:val="00606F02"/>
    <w:rsid w:val="00607CC8"/>
    <w:rsid w:val="00614481"/>
    <w:rsid w:val="006218FB"/>
    <w:rsid w:val="006219FC"/>
    <w:rsid w:val="00630284"/>
    <w:rsid w:val="0063468B"/>
    <w:rsid w:val="00637B49"/>
    <w:rsid w:val="00637B4A"/>
    <w:rsid w:val="00641E93"/>
    <w:rsid w:val="006424C7"/>
    <w:rsid w:val="006472DC"/>
    <w:rsid w:val="00647543"/>
    <w:rsid w:val="00651685"/>
    <w:rsid w:val="00651FCC"/>
    <w:rsid w:val="00653869"/>
    <w:rsid w:val="00654BF8"/>
    <w:rsid w:val="00664E95"/>
    <w:rsid w:val="00667AA9"/>
    <w:rsid w:val="00672A1B"/>
    <w:rsid w:val="00674622"/>
    <w:rsid w:val="00675D95"/>
    <w:rsid w:val="00683D5E"/>
    <w:rsid w:val="00684622"/>
    <w:rsid w:val="006850ED"/>
    <w:rsid w:val="0068686A"/>
    <w:rsid w:val="00690D9F"/>
    <w:rsid w:val="0069454D"/>
    <w:rsid w:val="00695377"/>
    <w:rsid w:val="00697EF3"/>
    <w:rsid w:val="006A3057"/>
    <w:rsid w:val="006A3BAE"/>
    <w:rsid w:val="006A6734"/>
    <w:rsid w:val="006A6E2D"/>
    <w:rsid w:val="006A6EDC"/>
    <w:rsid w:val="006B0E0D"/>
    <w:rsid w:val="006B141F"/>
    <w:rsid w:val="006C2E55"/>
    <w:rsid w:val="006C4529"/>
    <w:rsid w:val="006D046E"/>
    <w:rsid w:val="006D19FD"/>
    <w:rsid w:val="006D458B"/>
    <w:rsid w:val="006E38D8"/>
    <w:rsid w:val="006E67F2"/>
    <w:rsid w:val="006E69AF"/>
    <w:rsid w:val="006F03EE"/>
    <w:rsid w:val="006F0CF7"/>
    <w:rsid w:val="006F2903"/>
    <w:rsid w:val="006F55EA"/>
    <w:rsid w:val="006F5FBC"/>
    <w:rsid w:val="006F6D6F"/>
    <w:rsid w:val="00701446"/>
    <w:rsid w:val="00703014"/>
    <w:rsid w:val="00704A12"/>
    <w:rsid w:val="00706209"/>
    <w:rsid w:val="0071323C"/>
    <w:rsid w:val="00713582"/>
    <w:rsid w:val="00713FF2"/>
    <w:rsid w:val="00715DCA"/>
    <w:rsid w:val="00720A65"/>
    <w:rsid w:val="007211D3"/>
    <w:rsid w:val="0072713B"/>
    <w:rsid w:val="00732728"/>
    <w:rsid w:val="00732CF7"/>
    <w:rsid w:val="007334F5"/>
    <w:rsid w:val="0073414A"/>
    <w:rsid w:val="00744873"/>
    <w:rsid w:val="0074506B"/>
    <w:rsid w:val="00746FB4"/>
    <w:rsid w:val="00747ADE"/>
    <w:rsid w:val="00750FC2"/>
    <w:rsid w:val="007555C1"/>
    <w:rsid w:val="007678D1"/>
    <w:rsid w:val="0077067B"/>
    <w:rsid w:val="00771603"/>
    <w:rsid w:val="0077170D"/>
    <w:rsid w:val="00780F58"/>
    <w:rsid w:val="0078139D"/>
    <w:rsid w:val="00786FA7"/>
    <w:rsid w:val="00787703"/>
    <w:rsid w:val="007900F7"/>
    <w:rsid w:val="007A5447"/>
    <w:rsid w:val="007A578A"/>
    <w:rsid w:val="007A79DF"/>
    <w:rsid w:val="007B1972"/>
    <w:rsid w:val="007B4534"/>
    <w:rsid w:val="007B798D"/>
    <w:rsid w:val="007C7ECA"/>
    <w:rsid w:val="007D1E87"/>
    <w:rsid w:val="007D2CD1"/>
    <w:rsid w:val="007E0595"/>
    <w:rsid w:val="007E1A54"/>
    <w:rsid w:val="007E284C"/>
    <w:rsid w:val="007E6E5D"/>
    <w:rsid w:val="007E78C0"/>
    <w:rsid w:val="007E7B7E"/>
    <w:rsid w:val="007F0103"/>
    <w:rsid w:val="007F053F"/>
    <w:rsid w:val="007F3020"/>
    <w:rsid w:val="007F7919"/>
    <w:rsid w:val="007F7C06"/>
    <w:rsid w:val="008006BE"/>
    <w:rsid w:val="008043BE"/>
    <w:rsid w:val="00807783"/>
    <w:rsid w:val="00816320"/>
    <w:rsid w:val="008171D7"/>
    <w:rsid w:val="00820463"/>
    <w:rsid w:val="00823A39"/>
    <w:rsid w:val="00825224"/>
    <w:rsid w:val="0083162A"/>
    <w:rsid w:val="00845848"/>
    <w:rsid w:val="00845D37"/>
    <w:rsid w:val="008479E7"/>
    <w:rsid w:val="008506CB"/>
    <w:rsid w:val="00855F81"/>
    <w:rsid w:val="00856E96"/>
    <w:rsid w:val="00864474"/>
    <w:rsid w:val="00865715"/>
    <w:rsid w:val="00865C09"/>
    <w:rsid w:val="008713C4"/>
    <w:rsid w:val="008714BA"/>
    <w:rsid w:val="00871536"/>
    <w:rsid w:val="0087281C"/>
    <w:rsid w:val="008773EC"/>
    <w:rsid w:val="00882C1B"/>
    <w:rsid w:val="00886F50"/>
    <w:rsid w:val="008872E9"/>
    <w:rsid w:val="00895431"/>
    <w:rsid w:val="008977A9"/>
    <w:rsid w:val="008A4C62"/>
    <w:rsid w:val="008A5552"/>
    <w:rsid w:val="008A7CCE"/>
    <w:rsid w:val="008B410E"/>
    <w:rsid w:val="008B7EAD"/>
    <w:rsid w:val="008C0CEB"/>
    <w:rsid w:val="008C0D42"/>
    <w:rsid w:val="008D03C5"/>
    <w:rsid w:val="008D1586"/>
    <w:rsid w:val="008D179C"/>
    <w:rsid w:val="008D2769"/>
    <w:rsid w:val="008D2B1A"/>
    <w:rsid w:val="008D3B7F"/>
    <w:rsid w:val="008D5656"/>
    <w:rsid w:val="008E4E95"/>
    <w:rsid w:val="008E5B24"/>
    <w:rsid w:val="008F0ACD"/>
    <w:rsid w:val="008F0AD3"/>
    <w:rsid w:val="008F1BB9"/>
    <w:rsid w:val="008F2B42"/>
    <w:rsid w:val="008F6214"/>
    <w:rsid w:val="0090118A"/>
    <w:rsid w:val="00902171"/>
    <w:rsid w:val="00905F77"/>
    <w:rsid w:val="00907260"/>
    <w:rsid w:val="00907BC8"/>
    <w:rsid w:val="009101F7"/>
    <w:rsid w:val="00913A66"/>
    <w:rsid w:val="00923572"/>
    <w:rsid w:val="00924B9A"/>
    <w:rsid w:val="00925933"/>
    <w:rsid w:val="0095088D"/>
    <w:rsid w:val="00951D1E"/>
    <w:rsid w:val="009541FB"/>
    <w:rsid w:val="00970A3C"/>
    <w:rsid w:val="00975674"/>
    <w:rsid w:val="0098127A"/>
    <w:rsid w:val="0098268A"/>
    <w:rsid w:val="009836B1"/>
    <w:rsid w:val="00986A68"/>
    <w:rsid w:val="009906FC"/>
    <w:rsid w:val="00990EBC"/>
    <w:rsid w:val="00997E4F"/>
    <w:rsid w:val="009A7148"/>
    <w:rsid w:val="009A744E"/>
    <w:rsid w:val="009B3027"/>
    <w:rsid w:val="009C372F"/>
    <w:rsid w:val="009C5EDD"/>
    <w:rsid w:val="009C7641"/>
    <w:rsid w:val="009D0F85"/>
    <w:rsid w:val="009D0FB9"/>
    <w:rsid w:val="009D3E04"/>
    <w:rsid w:val="009D4987"/>
    <w:rsid w:val="009D5E1D"/>
    <w:rsid w:val="009D6832"/>
    <w:rsid w:val="009E06F2"/>
    <w:rsid w:val="009E09AA"/>
    <w:rsid w:val="009E4745"/>
    <w:rsid w:val="009E47D7"/>
    <w:rsid w:val="009E6F8E"/>
    <w:rsid w:val="009E79F9"/>
    <w:rsid w:val="009F435E"/>
    <w:rsid w:val="00A0420D"/>
    <w:rsid w:val="00A05C02"/>
    <w:rsid w:val="00A0741D"/>
    <w:rsid w:val="00A13D27"/>
    <w:rsid w:val="00A15BC2"/>
    <w:rsid w:val="00A17925"/>
    <w:rsid w:val="00A21159"/>
    <w:rsid w:val="00A24BFF"/>
    <w:rsid w:val="00A37AE6"/>
    <w:rsid w:val="00A437DA"/>
    <w:rsid w:val="00A45079"/>
    <w:rsid w:val="00A47032"/>
    <w:rsid w:val="00A5233E"/>
    <w:rsid w:val="00A5626F"/>
    <w:rsid w:val="00A61864"/>
    <w:rsid w:val="00A619EB"/>
    <w:rsid w:val="00A649D5"/>
    <w:rsid w:val="00A650AF"/>
    <w:rsid w:val="00A65E24"/>
    <w:rsid w:val="00A712B5"/>
    <w:rsid w:val="00A73237"/>
    <w:rsid w:val="00A74006"/>
    <w:rsid w:val="00A8208E"/>
    <w:rsid w:val="00A83B01"/>
    <w:rsid w:val="00A842AA"/>
    <w:rsid w:val="00A84F03"/>
    <w:rsid w:val="00A90365"/>
    <w:rsid w:val="00A914D4"/>
    <w:rsid w:val="00A92D26"/>
    <w:rsid w:val="00A934EE"/>
    <w:rsid w:val="00A94562"/>
    <w:rsid w:val="00A957FD"/>
    <w:rsid w:val="00AB09F2"/>
    <w:rsid w:val="00AB0A2D"/>
    <w:rsid w:val="00AB39F7"/>
    <w:rsid w:val="00AB4242"/>
    <w:rsid w:val="00AC2948"/>
    <w:rsid w:val="00AC6A25"/>
    <w:rsid w:val="00AC71D4"/>
    <w:rsid w:val="00AD389E"/>
    <w:rsid w:val="00AD4CEF"/>
    <w:rsid w:val="00AD4FA4"/>
    <w:rsid w:val="00AD5AA8"/>
    <w:rsid w:val="00AD66B8"/>
    <w:rsid w:val="00AD694F"/>
    <w:rsid w:val="00AE6B9C"/>
    <w:rsid w:val="00AF18B8"/>
    <w:rsid w:val="00AF2078"/>
    <w:rsid w:val="00AF5513"/>
    <w:rsid w:val="00B0269B"/>
    <w:rsid w:val="00B03AED"/>
    <w:rsid w:val="00B16546"/>
    <w:rsid w:val="00B16FD4"/>
    <w:rsid w:val="00B3089A"/>
    <w:rsid w:val="00B312B5"/>
    <w:rsid w:val="00B323BA"/>
    <w:rsid w:val="00B35BF5"/>
    <w:rsid w:val="00B458A0"/>
    <w:rsid w:val="00B50883"/>
    <w:rsid w:val="00B517CA"/>
    <w:rsid w:val="00B518BD"/>
    <w:rsid w:val="00B54743"/>
    <w:rsid w:val="00B55717"/>
    <w:rsid w:val="00B62F27"/>
    <w:rsid w:val="00B6329A"/>
    <w:rsid w:val="00B63AAC"/>
    <w:rsid w:val="00B63C1D"/>
    <w:rsid w:val="00B63E9B"/>
    <w:rsid w:val="00B65CD9"/>
    <w:rsid w:val="00B74FC7"/>
    <w:rsid w:val="00B75294"/>
    <w:rsid w:val="00B7575A"/>
    <w:rsid w:val="00B76579"/>
    <w:rsid w:val="00B8069D"/>
    <w:rsid w:val="00B876E1"/>
    <w:rsid w:val="00B91F34"/>
    <w:rsid w:val="00B95B70"/>
    <w:rsid w:val="00BA14BD"/>
    <w:rsid w:val="00BA3D6C"/>
    <w:rsid w:val="00BB5D4E"/>
    <w:rsid w:val="00BC025C"/>
    <w:rsid w:val="00BC6A5E"/>
    <w:rsid w:val="00BD01A2"/>
    <w:rsid w:val="00BD0E88"/>
    <w:rsid w:val="00BD17EF"/>
    <w:rsid w:val="00BD21D8"/>
    <w:rsid w:val="00BD586B"/>
    <w:rsid w:val="00BE0833"/>
    <w:rsid w:val="00BE1096"/>
    <w:rsid w:val="00BE4B4B"/>
    <w:rsid w:val="00BE511E"/>
    <w:rsid w:val="00BF11C5"/>
    <w:rsid w:val="00BF4859"/>
    <w:rsid w:val="00BF64D6"/>
    <w:rsid w:val="00BF765C"/>
    <w:rsid w:val="00C0237A"/>
    <w:rsid w:val="00C05766"/>
    <w:rsid w:val="00C057B3"/>
    <w:rsid w:val="00C130F5"/>
    <w:rsid w:val="00C14A57"/>
    <w:rsid w:val="00C155DD"/>
    <w:rsid w:val="00C24861"/>
    <w:rsid w:val="00C36729"/>
    <w:rsid w:val="00C40B57"/>
    <w:rsid w:val="00C41C88"/>
    <w:rsid w:val="00C43050"/>
    <w:rsid w:val="00C45CBD"/>
    <w:rsid w:val="00C511AD"/>
    <w:rsid w:val="00C52FB1"/>
    <w:rsid w:val="00C53115"/>
    <w:rsid w:val="00C60877"/>
    <w:rsid w:val="00C63B41"/>
    <w:rsid w:val="00C655D1"/>
    <w:rsid w:val="00C70CD4"/>
    <w:rsid w:val="00C83897"/>
    <w:rsid w:val="00C83912"/>
    <w:rsid w:val="00C84934"/>
    <w:rsid w:val="00C86652"/>
    <w:rsid w:val="00C86D48"/>
    <w:rsid w:val="00C91A1E"/>
    <w:rsid w:val="00CA0436"/>
    <w:rsid w:val="00CA0A18"/>
    <w:rsid w:val="00CA1CE3"/>
    <w:rsid w:val="00CA4958"/>
    <w:rsid w:val="00CA5215"/>
    <w:rsid w:val="00CB052F"/>
    <w:rsid w:val="00CB4758"/>
    <w:rsid w:val="00CB600A"/>
    <w:rsid w:val="00CC4942"/>
    <w:rsid w:val="00CC6129"/>
    <w:rsid w:val="00CC6CD3"/>
    <w:rsid w:val="00CC7066"/>
    <w:rsid w:val="00CD1386"/>
    <w:rsid w:val="00CE13DB"/>
    <w:rsid w:val="00CE2E74"/>
    <w:rsid w:val="00CE6543"/>
    <w:rsid w:val="00CE6B81"/>
    <w:rsid w:val="00CF0535"/>
    <w:rsid w:val="00D006C2"/>
    <w:rsid w:val="00D05D2C"/>
    <w:rsid w:val="00D125D1"/>
    <w:rsid w:val="00D127B1"/>
    <w:rsid w:val="00D131BD"/>
    <w:rsid w:val="00D22F90"/>
    <w:rsid w:val="00D25BCF"/>
    <w:rsid w:val="00D260EB"/>
    <w:rsid w:val="00D32C30"/>
    <w:rsid w:val="00D37725"/>
    <w:rsid w:val="00D41966"/>
    <w:rsid w:val="00D467B6"/>
    <w:rsid w:val="00D6125E"/>
    <w:rsid w:val="00D6177D"/>
    <w:rsid w:val="00D70A43"/>
    <w:rsid w:val="00D70F3E"/>
    <w:rsid w:val="00D721A1"/>
    <w:rsid w:val="00D73B03"/>
    <w:rsid w:val="00D7579E"/>
    <w:rsid w:val="00D77017"/>
    <w:rsid w:val="00D8084D"/>
    <w:rsid w:val="00D81EA5"/>
    <w:rsid w:val="00D83566"/>
    <w:rsid w:val="00D842C5"/>
    <w:rsid w:val="00D941DD"/>
    <w:rsid w:val="00D94927"/>
    <w:rsid w:val="00D95BFC"/>
    <w:rsid w:val="00D979E3"/>
    <w:rsid w:val="00DA0511"/>
    <w:rsid w:val="00DA11BA"/>
    <w:rsid w:val="00DA283B"/>
    <w:rsid w:val="00DA4FD6"/>
    <w:rsid w:val="00DA66CF"/>
    <w:rsid w:val="00DA67B5"/>
    <w:rsid w:val="00DA769C"/>
    <w:rsid w:val="00DB1DE4"/>
    <w:rsid w:val="00DB3DDE"/>
    <w:rsid w:val="00DB40C9"/>
    <w:rsid w:val="00DB4A65"/>
    <w:rsid w:val="00DB7372"/>
    <w:rsid w:val="00DC229B"/>
    <w:rsid w:val="00DC335D"/>
    <w:rsid w:val="00DC6D99"/>
    <w:rsid w:val="00DD02C9"/>
    <w:rsid w:val="00DD1310"/>
    <w:rsid w:val="00DD2A77"/>
    <w:rsid w:val="00DE175E"/>
    <w:rsid w:val="00DF1095"/>
    <w:rsid w:val="00DF1310"/>
    <w:rsid w:val="00DF1A12"/>
    <w:rsid w:val="00DF5216"/>
    <w:rsid w:val="00E02113"/>
    <w:rsid w:val="00E02638"/>
    <w:rsid w:val="00E02BD8"/>
    <w:rsid w:val="00E13434"/>
    <w:rsid w:val="00E20209"/>
    <w:rsid w:val="00E20561"/>
    <w:rsid w:val="00E217BD"/>
    <w:rsid w:val="00E27C2F"/>
    <w:rsid w:val="00E27CE2"/>
    <w:rsid w:val="00E33690"/>
    <w:rsid w:val="00E4006B"/>
    <w:rsid w:val="00E410E4"/>
    <w:rsid w:val="00E43650"/>
    <w:rsid w:val="00E44C86"/>
    <w:rsid w:val="00E467C8"/>
    <w:rsid w:val="00E53B1E"/>
    <w:rsid w:val="00E5525F"/>
    <w:rsid w:val="00E57524"/>
    <w:rsid w:val="00E5785C"/>
    <w:rsid w:val="00E62370"/>
    <w:rsid w:val="00E6651A"/>
    <w:rsid w:val="00E66F59"/>
    <w:rsid w:val="00E70317"/>
    <w:rsid w:val="00E716C0"/>
    <w:rsid w:val="00E75166"/>
    <w:rsid w:val="00E811E0"/>
    <w:rsid w:val="00E8134D"/>
    <w:rsid w:val="00E83176"/>
    <w:rsid w:val="00E85E39"/>
    <w:rsid w:val="00E8762B"/>
    <w:rsid w:val="00E91443"/>
    <w:rsid w:val="00E96016"/>
    <w:rsid w:val="00EA1C5A"/>
    <w:rsid w:val="00EA2550"/>
    <w:rsid w:val="00EA2CC5"/>
    <w:rsid w:val="00EA3EA0"/>
    <w:rsid w:val="00EA4670"/>
    <w:rsid w:val="00EA5F26"/>
    <w:rsid w:val="00EC1C76"/>
    <w:rsid w:val="00EC7D63"/>
    <w:rsid w:val="00ED21AE"/>
    <w:rsid w:val="00ED6E7C"/>
    <w:rsid w:val="00EE40D2"/>
    <w:rsid w:val="00EE42E6"/>
    <w:rsid w:val="00EE7E3A"/>
    <w:rsid w:val="00EF4EFD"/>
    <w:rsid w:val="00F108C0"/>
    <w:rsid w:val="00F11FEA"/>
    <w:rsid w:val="00F1230F"/>
    <w:rsid w:val="00F20C2A"/>
    <w:rsid w:val="00F227BD"/>
    <w:rsid w:val="00F255ED"/>
    <w:rsid w:val="00F27AC4"/>
    <w:rsid w:val="00F37D2D"/>
    <w:rsid w:val="00F408B1"/>
    <w:rsid w:val="00F42722"/>
    <w:rsid w:val="00F43F50"/>
    <w:rsid w:val="00F47EF8"/>
    <w:rsid w:val="00F509B1"/>
    <w:rsid w:val="00F5155C"/>
    <w:rsid w:val="00F5183A"/>
    <w:rsid w:val="00F5303D"/>
    <w:rsid w:val="00F55731"/>
    <w:rsid w:val="00F55863"/>
    <w:rsid w:val="00F56A90"/>
    <w:rsid w:val="00F5798E"/>
    <w:rsid w:val="00F6134B"/>
    <w:rsid w:val="00F7018D"/>
    <w:rsid w:val="00F70756"/>
    <w:rsid w:val="00F81403"/>
    <w:rsid w:val="00F8380F"/>
    <w:rsid w:val="00F85B60"/>
    <w:rsid w:val="00F90847"/>
    <w:rsid w:val="00FA1A81"/>
    <w:rsid w:val="00FA6763"/>
    <w:rsid w:val="00FB2F6D"/>
    <w:rsid w:val="00FB45E6"/>
    <w:rsid w:val="00FB5175"/>
    <w:rsid w:val="00FB63F8"/>
    <w:rsid w:val="00FC42EE"/>
    <w:rsid w:val="00FC6764"/>
    <w:rsid w:val="00FD054D"/>
    <w:rsid w:val="00FD2A3C"/>
    <w:rsid w:val="00FD3CC1"/>
    <w:rsid w:val="00FE16E1"/>
    <w:rsid w:val="00FE3A18"/>
    <w:rsid w:val="00FE6B0F"/>
    <w:rsid w:val="00FE7A6D"/>
    <w:rsid w:val="00FF0D72"/>
    <w:rsid w:val="00FF31A9"/>
    <w:rsid w:val="00FF7783"/>
    <w:rsid w:val="04785EAF"/>
    <w:rsid w:val="0E0F0FA6"/>
    <w:rsid w:val="16735F78"/>
    <w:rsid w:val="196B4435"/>
    <w:rsid w:val="1B270F73"/>
    <w:rsid w:val="1C727AB9"/>
    <w:rsid w:val="1C87343C"/>
    <w:rsid w:val="208E4638"/>
    <w:rsid w:val="3EC311CD"/>
    <w:rsid w:val="4538367A"/>
    <w:rsid w:val="5BE11086"/>
    <w:rsid w:val="5C133A32"/>
    <w:rsid w:val="5D6935BC"/>
    <w:rsid w:val="6AA4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39"/>
    <w:unhideWhenUsed/>
    <w:qFormat/>
    <w:uiPriority w:val="9"/>
    <w:pPr>
      <w:keepNext/>
      <w:keepLines/>
      <w:numPr>
        <w:ilvl w:val="1"/>
        <w:numId w:val="1"/>
      </w:numPr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0"/>
    <w:unhideWhenUsed/>
    <w:qFormat/>
    <w:uiPriority w:val="9"/>
    <w:pPr>
      <w:keepNext/>
      <w:keepLines/>
      <w:numPr>
        <w:ilvl w:val="2"/>
        <w:numId w:val="1"/>
      </w:numPr>
      <w:spacing w:before="240" w:after="50" w:afterLines="50" w:line="420" w:lineRule="auto"/>
      <w:jc w:val="left"/>
      <w:outlineLvl w:val="2"/>
    </w:pPr>
    <w:rPr>
      <w:rFonts w:eastAsiaTheme="majorEastAsia"/>
      <w:b/>
      <w:bCs/>
      <w:sz w:val="30"/>
    </w:rPr>
  </w:style>
  <w:style w:type="paragraph" w:styleId="5">
    <w:name w:val="heading 4"/>
    <w:basedOn w:val="1"/>
    <w:next w:val="1"/>
    <w:link w:val="41"/>
    <w:unhideWhenUsed/>
    <w:qFormat/>
    <w:uiPriority w:val="9"/>
    <w:pPr>
      <w:keepNext/>
      <w:keepLines/>
      <w:numPr>
        <w:ilvl w:val="3"/>
        <w:numId w:val="1"/>
      </w:numPr>
      <w:spacing w:before="240" w:after="12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2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44"/>
    <w:autoRedefine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4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46"/>
    <w:autoRedefine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3">
    <w:name w:val="Default Paragraph Font"/>
    <w:autoRedefine/>
    <w:semiHidden/>
    <w:unhideWhenUsed/>
    <w:qFormat/>
    <w:uiPriority w:val="1"/>
  </w:style>
  <w:style w:type="table" w:default="1" w:styleId="3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</w:style>
  <w:style w:type="paragraph" w:styleId="12">
    <w:name w:val="Normal Indent"/>
    <w:basedOn w:val="1"/>
    <w:autoRedefine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styleId="13">
    <w:name w:val="caption"/>
    <w:basedOn w:val="1"/>
    <w:next w:val="1"/>
    <w:autoRedefine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annotation text"/>
    <w:basedOn w:val="1"/>
    <w:link w:val="49"/>
    <w:autoRedefine/>
    <w:unhideWhenUsed/>
    <w:qFormat/>
    <w:uiPriority w:val="0"/>
    <w:pPr>
      <w:jc w:val="left"/>
    </w:pPr>
  </w:style>
  <w:style w:type="paragraph" w:styleId="15">
    <w:name w:val="Body Text Indent"/>
    <w:basedOn w:val="1"/>
    <w:link w:val="66"/>
    <w:autoRedefine/>
    <w:qFormat/>
    <w:uiPriority w:val="0"/>
    <w:pPr>
      <w:adjustRightInd w:val="0"/>
      <w:spacing w:line="240" w:lineRule="auto"/>
      <w:ind w:firstLine="420" w:firstLineChars="200"/>
      <w:jc w:val="left"/>
      <w:textAlignment w:val="baseline"/>
    </w:pPr>
    <w:rPr>
      <w:rFonts w:ascii="宋体" w:hAnsi="宋体" w:eastAsia="宋体" w:cs="Times New Roman"/>
      <w:kern w:val="0"/>
      <w:sz w:val="21"/>
      <w:szCs w:val="20"/>
    </w:rPr>
  </w:style>
  <w:style w:type="paragraph" w:styleId="16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17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8">
    <w:name w:val="toc 8"/>
    <w:basedOn w:val="1"/>
    <w:next w:val="1"/>
    <w:autoRedefine/>
    <w:unhideWhenUsed/>
    <w:qFormat/>
    <w:uiPriority w:val="39"/>
    <w:pPr>
      <w:ind w:left="2940" w:leftChars="1400"/>
    </w:pPr>
  </w:style>
  <w:style w:type="paragraph" w:styleId="19">
    <w:name w:val="Balloon Text"/>
    <w:basedOn w:val="1"/>
    <w:link w:val="51"/>
    <w:autoRedefine/>
    <w:semiHidden/>
    <w:unhideWhenUsed/>
    <w:qFormat/>
    <w:uiPriority w:val="99"/>
    <w:rPr>
      <w:sz w:val="18"/>
      <w:szCs w:val="18"/>
    </w:rPr>
  </w:style>
  <w:style w:type="paragraph" w:styleId="20">
    <w:name w:val="footer"/>
    <w:basedOn w:val="1"/>
    <w:link w:val="4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4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8296"/>
      </w:tabs>
      <w:spacing w:before="120" w:after="120" w:line="360" w:lineRule="auto"/>
      <w:jc w:val="left"/>
    </w:pPr>
  </w:style>
  <w:style w:type="paragraph" w:styleId="23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24">
    <w:name w:val="Subtitle"/>
    <w:basedOn w:val="2"/>
    <w:next w:val="1"/>
    <w:link w:val="63"/>
    <w:autoRedefine/>
    <w:qFormat/>
    <w:uiPriority w:val="11"/>
  </w:style>
  <w:style w:type="paragraph" w:styleId="25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26">
    <w:name w:val="table of figures"/>
    <w:basedOn w:val="1"/>
    <w:next w:val="1"/>
    <w:autoRedefine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autoRedefine/>
    <w:unhideWhenUsed/>
    <w:qFormat/>
    <w:uiPriority w:val="39"/>
    <w:pPr>
      <w:tabs>
        <w:tab w:val="left" w:pos="851"/>
        <w:tab w:val="right" w:leader="dot" w:pos="8296"/>
      </w:tabs>
      <w:spacing w:line="360" w:lineRule="auto"/>
      <w:ind w:left="420" w:leftChars="200"/>
    </w:pPr>
  </w:style>
  <w:style w:type="paragraph" w:styleId="28">
    <w:name w:val="toc 9"/>
    <w:basedOn w:val="1"/>
    <w:next w:val="1"/>
    <w:autoRedefine/>
    <w:unhideWhenUsed/>
    <w:qFormat/>
    <w:uiPriority w:val="39"/>
    <w:pPr>
      <w:ind w:left="3360" w:leftChars="1600"/>
    </w:pPr>
  </w:style>
  <w:style w:type="paragraph" w:styleId="2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30">
    <w:name w:val="annotation subject"/>
    <w:basedOn w:val="14"/>
    <w:next w:val="14"/>
    <w:link w:val="50"/>
    <w:autoRedefine/>
    <w:semiHidden/>
    <w:unhideWhenUsed/>
    <w:qFormat/>
    <w:uiPriority w:val="99"/>
    <w:rPr>
      <w:b/>
      <w:bCs/>
    </w:rPr>
  </w:style>
  <w:style w:type="table" w:styleId="32">
    <w:name w:val="Table Grid"/>
    <w:basedOn w:val="31"/>
    <w:autoRedefine/>
    <w:qFormat/>
    <w:uiPriority w:val="59"/>
    <w:rPr>
      <w:rFonts w:ascii="Times New Roman" w:hAnsi="Times New Roman" w:eastAsia="宋体" w:cs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basedOn w:val="33"/>
    <w:autoRedefine/>
    <w:qFormat/>
    <w:uiPriority w:val="22"/>
    <w:rPr>
      <w:b/>
      <w:bCs/>
    </w:rPr>
  </w:style>
  <w:style w:type="character" w:styleId="35">
    <w:name w:val="Emphasis"/>
    <w:basedOn w:val="33"/>
    <w:autoRedefine/>
    <w:qFormat/>
    <w:uiPriority w:val="20"/>
    <w:rPr>
      <w:i/>
      <w:iCs/>
    </w:rPr>
  </w:style>
  <w:style w:type="character" w:styleId="36">
    <w:name w:val="Hyperlink"/>
    <w:basedOn w:val="3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7">
    <w:name w:val="annotation reference"/>
    <w:basedOn w:val="33"/>
    <w:autoRedefine/>
    <w:unhideWhenUsed/>
    <w:qFormat/>
    <w:uiPriority w:val="0"/>
    <w:rPr>
      <w:sz w:val="21"/>
      <w:szCs w:val="21"/>
    </w:rPr>
  </w:style>
  <w:style w:type="character" w:customStyle="1" w:styleId="38">
    <w:name w:val="标题 1 字符"/>
    <w:basedOn w:val="33"/>
    <w:link w:val="2"/>
    <w:autoRedefine/>
    <w:qFormat/>
    <w:uiPriority w:val="9"/>
    <w:rPr>
      <w:b/>
      <w:bCs/>
      <w:kern w:val="44"/>
      <w:sz w:val="36"/>
      <w:szCs w:val="36"/>
    </w:rPr>
  </w:style>
  <w:style w:type="character" w:customStyle="1" w:styleId="39">
    <w:name w:val="标题 2 字符"/>
    <w:basedOn w:val="33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0">
    <w:name w:val="标题 3 字符"/>
    <w:basedOn w:val="33"/>
    <w:link w:val="4"/>
    <w:autoRedefine/>
    <w:qFormat/>
    <w:uiPriority w:val="9"/>
    <w:rPr>
      <w:rFonts w:eastAsiaTheme="majorEastAsia"/>
      <w:b/>
      <w:bCs/>
      <w:sz w:val="30"/>
    </w:rPr>
  </w:style>
  <w:style w:type="character" w:customStyle="1" w:styleId="41">
    <w:name w:val="标题 4 字符"/>
    <w:basedOn w:val="33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2">
    <w:name w:val="标题 5 字符"/>
    <w:basedOn w:val="33"/>
    <w:link w:val="6"/>
    <w:autoRedefine/>
    <w:semiHidden/>
    <w:qFormat/>
    <w:uiPriority w:val="9"/>
    <w:rPr>
      <w:b/>
      <w:bCs/>
      <w:sz w:val="28"/>
      <w:szCs w:val="28"/>
    </w:rPr>
  </w:style>
  <w:style w:type="character" w:customStyle="1" w:styleId="43">
    <w:name w:val="标题 6 字符"/>
    <w:basedOn w:val="33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4">
    <w:name w:val="标题 7 字符"/>
    <w:basedOn w:val="33"/>
    <w:link w:val="8"/>
    <w:autoRedefine/>
    <w:semiHidden/>
    <w:qFormat/>
    <w:uiPriority w:val="9"/>
    <w:rPr>
      <w:b/>
      <w:bCs/>
      <w:sz w:val="24"/>
      <w:szCs w:val="24"/>
    </w:rPr>
  </w:style>
  <w:style w:type="character" w:customStyle="1" w:styleId="45">
    <w:name w:val="标题 8 字符"/>
    <w:basedOn w:val="33"/>
    <w:link w:val="9"/>
    <w:autoRedefine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6">
    <w:name w:val="标题 9 字符"/>
    <w:basedOn w:val="33"/>
    <w:link w:val="10"/>
    <w:autoRedefine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7">
    <w:name w:val="页眉 字符"/>
    <w:basedOn w:val="33"/>
    <w:link w:val="21"/>
    <w:autoRedefine/>
    <w:qFormat/>
    <w:uiPriority w:val="99"/>
    <w:rPr>
      <w:sz w:val="18"/>
      <w:szCs w:val="18"/>
    </w:rPr>
  </w:style>
  <w:style w:type="character" w:customStyle="1" w:styleId="48">
    <w:name w:val="页脚 字符"/>
    <w:basedOn w:val="33"/>
    <w:link w:val="20"/>
    <w:autoRedefine/>
    <w:qFormat/>
    <w:uiPriority w:val="99"/>
    <w:rPr>
      <w:sz w:val="18"/>
      <w:szCs w:val="18"/>
    </w:rPr>
  </w:style>
  <w:style w:type="character" w:customStyle="1" w:styleId="49">
    <w:name w:val="批注文字 字符"/>
    <w:basedOn w:val="33"/>
    <w:link w:val="14"/>
    <w:autoRedefine/>
    <w:qFormat/>
    <w:uiPriority w:val="0"/>
  </w:style>
  <w:style w:type="character" w:customStyle="1" w:styleId="50">
    <w:name w:val="批注主题 字符"/>
    <w:basedOn w:val="49"/>
    <w:link w:val="30"/>
    <w:autoRedefine/>
    <w:semiHidden/>
    <w:qFormat/>
    <w:uiPriority w:val="99"/>
    <w:rPr>
      <w:b/>
      <w:bCs/>
    </w:rPr>
  </w:style>
  <w:style w:type="character" w:customStyle="1" w:styleId="51">
    <w:name w:val="批注框文本 字符"/>
    <w:basedOn w:val="33"/>
    <w:link w:val="19"/>
    <w:autoRedefine/>
    <w:semiHidden/>
    <w:qFormat/>
    <w:uiPriority w:val="99"/>
    <w:rPr>
      <w:sz w:val="18"/>
      <w:szCs w:val="18"/>
    </w:rPr>
  </w:style>
  <w:style w:type="paragraph" w:customStyle="1" w:styleId="52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53">
    <w:name w:val="List Paragraph"/>
    <w:basedOn w:val="1"/>
    <w:autoRedefine/>
    <w:qFormat/>
    <w:uiPriority w:val="34"/>
    <w:pPr>
      <w:ind w:firstLine="420" w:firstLineChars="200"/>
    </w:pPr>
  </w:style>
  <w:style w:type="paragraph" w:styleId="54">
    <w:name w:val="No Spacing"/>
    <w:autoRedefine/>
    <w:qFormat/>
    <w:uiPriority w:val="1"/>
    <w:pPr>
      <w:widowControl w:val="0"/>
      <w:ind w:firstLine="560" w:firstLineChars="200"/>
      <w:jc w:val="both"/>
    </w:pPr>
    <w:rPr>
      <w:rFonts w:ascii="Calibri" w:hAnsi="Calibri" w:eastAsia="微软雅黑" w:cs="Times New Roman"/>
      <w:kern w:val="2"/>
      <w:sz w:val="21"/>
      <w:szCs w:val="22"/>
      <w:lang w:val="en-US" w:eastAsia="zh-CN" w:bidi="ar-SA"/>
    </w:rPr>
  </w:style>
  <w:style w:type="paragraph" w:customStyle="1" w:styleId="55">
    <w:name w:val="默认段落字体 Para Char"/>
    <w:basedOn w:val="1"/>
    <w:autoRedefine/>
    <w:qFormat/>
    <w:uiPriority w:val="0"/>
    <w:pPr>
      <w:ind w:firstLine="420" w:firstLineChars="200"/>
    </w:pPr>
    <w:rPr>
      <w:rFonts w:ascii="Arial" w:hAnsi="Arial" w:eastAsia="宋体" w:cs="Arial"/>
      <w:szCs w:val="24"/>
    </w:rPr>
  </w:style>
  <w:style w:type="paragraph" w:customStyle="1" w:styleId="56">
    <w:name w:val="tableborder"/>
    <w:basedOn w:val="1"/>
    <w:autoRedefine/>
    <w:semiHidden/>
    <w:qFormat/>
    <w:uiPriority w:val="99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57">
    <w:name w:val="tablabel"/>
    <w:basedOn w:val="1"/>
    <w:autoRedefine/>
    <w:semiHidden/>
    <w:qFormat/>
    <w:uiPriority w:val="99"/>
    <w:pPr>
      <w:widowControl/>
      <w:pBdr>
        <w:top w:val="single" w:color="CCCCCC" w:sz="6" w:space="2"/>
        <w:left w:val="single" w:color="CCCCCC" w:sz="6" w:space="2"/>
        <w:right w:val="single" w:color="CCCCCC" w:sz="6" w:space="2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kern w:val="0"/>
      <w:szCs w:val="24"/>
    </w:rPr>
  </w:style>
  <w:style w:type="paragraph" w:customStyle="1" w:styleId="58">
    <w:name w:val="subtext"/>
    <w:basedOn w:val="1"/>
    <w:autoRedefine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59">
    <w:name w:val="error"/>
    <w:basedOn w:val="33"/>
    <w:autoRedefine/>
    <w:qFormat/>
    <w:uiPriority w:val="0"/>
  </w:style>
  <w:style w:type="character" w:customStyle="1" w:styleId="60">
    <w:name w:val="未处理的提及1"/>
    <w:basedOn w:val="33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1">
    <w:name w:val="List Paragraph1"/>
    <w:basedOn w:val="1"/>
    <w:autoRedefine/>
    <w:qFormat/>
    <w:uiPriority w:val="34"/>
    <w:pPr>
      <w:ind w:firstLine="420"/>
    </w:pPr>
    <w:rPr>
      <w:rFonts w:ascii="Times New Roman" w:hAnsi="Times New Roman" w:cs="Times New Roman"/>
      <w:szCs w:val="24"/>
    </w:rPr>
  </w:style>
  <w:style w:type="paragraph" w:customStyle="1" w:styleId="62">
    <w:name w:val="标题5"/>
    <w:basedOn w:val="4"/>
    <w:autoRedefine/>
    <w:qFormat/>
    <w:uiPriority w:val="0"/>
    <w:rPr>
      <w:rFonts w:ascii="宋体" w:hAnsi="宋体" w:eastAsia="宋体" w:cs="Times New Roman"/>
      <w:sz w:val="24"/>
      <w:szCs w:val="24"/>
    </w:rPr>
  </w:style>
  <w:style w:type="character" w:customStyle="1" w:styleId="63">
    <w:name w:val="副标题 字符"/>
    <w:basedOn w:val="33"/>
    <w:link w:val="24"/>
    <w:autoRedefine/>
    <w:qFormat/>
    <w:uiPriority w:val="11"/>
    <w:rPr>
      <w:b/>
      <w:bCs/>
      <w:kern w:val="44"/>
      <w:sz w:val="36"/>
      <w:szCs w:val="36"/>
    </w:rPr>
  </w:style>
  <w:style w:type="paragraph" w:customStyle="1" w:styleId="64">
    <w:name w:val="Campaign Body Text"/>
    <w:basedOn w:val="1"/>
    <w:autoRedefine/>
    <w:qFormat/>
    <w:uiPriority w:val="0"/>
    <w:pPr>
      <w:widowControl/>
      <w:spacing w:line="280" w:lineRule="atLeast"/>
      <w:jc w:val="left"/>
    </w:pPr>
    <w:rPr>
      <w:rFonts w:ascii="Suisse Int'l MIT" w:hAnsi="Suisse Int'l MIT" w:eastAsia="Times New Roman" w:cs="Arial"/>
      <w:kern w:val="0"/>
      <w:sz w:val="19"/>
      <w:szCs w:val="19"/>
      <w:lang w:eastAsia="en-US"/>
    </w:rPr>
  </w:style>
  <w:style w:type="paragraph" w:customStyle="1" w:styleId="65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66">
    <w:name w:val="正文文本缩进 字符"/>
    <w:basedOn w:val="33"/>
    <w:link w:val="15"/>
    <w:autoRedefine/>
    <w:qFormat/>
    <w:uiPriority w:val="0"/>
    <w:rPr>
      <w:rFonts w:ascii="宋体" w:hAnsi="宋体" w:eastAsia="宋体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>
          <a:noFill/>
        </a:ln>
      </a:spPr>
      <a:bodyPr rot="0" spcFirstLastPara="0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F605F-0A0B-4C9E-9586-E90980730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52</Words>
  <Characters>63</Characters>
  <Lines>22</Lines>
  <Paragraphs>6</Paragraphs>
  <TotalTime>18</TotalTime>
  <ScaleCrop>false</ScaleCrop>
  <LinksUpToDate>false</LinksUpToDate>
  <CharactersWithSpaces>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2020-03-30T08:26:00Z</dcterms:created>
  <dc:creator>sensetime</dc:creator>
  <cp:lastModifiedBy>徐蕾娜</cp:lastModifiedBy>
  <cp:lastPrinted>2025-11-10T02:23:15Z</cp:lastPrinted>
  <dcterms:modified xsi:type="dcterms:W3CDTF">2025-11-10T02:28:48Z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830EAFD4E76346BB9480025D804C4E29_12</vt:lpwstr>
  </property>
  <property fmtid="{D5CDD505-2E9C-101B-9397-08002B2CF9AE}" pid="4" name="KSOTemplateDocerSaveRecord">
    <vt:lpwstr>eyJoZGlkIjoiNDA5YzA2ZWJhMDk5OTcwMTg0YTA5YjA3NjQyZWMxNjgiLCJ1c2VySWQiOiIyOTA5OTM5MDUifQ==</vt:lpwstr>
  </property>
</Properties>
</file>